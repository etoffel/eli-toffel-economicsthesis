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B6A28" w14:textId="7C8D7EBA" w:rsidR="00F138E8" w:rsidRPr="00EA18F2" w:rsidRDefault="00F138E8" w:rsidP="00EF3108">
      <w:pPr>
        <w:spacing w:line="480" w:lineRule="auto"/>
        <w:rPr>
          <w:rFonts w:ascii="Times New Roman" w:hAnsi="Times New Roman" w:cs="Times New Roman"/>
          <w:sz w:val="24"/>
          <w:szCs w:val="24"/>
        </w:rPr>
      </w:pPr>
      <w:r w:rsidRPr="00EA18F2">
        <w:rPr>
          <w:rFonts w:ascii="Times New Roman" w:hAnsi="Times New Roman" w:cs="Times New Roman"/>
          <w:sz w:val="24"/>
          <w:szCs w:val="24"/>
        </w:rPr>
        <w:t>Econ Thesis Intro:</w:t>
      </w:r>
    </w:p>
    <w:p w14:paraId="2F2CBEE6" w14:textId="4DC606DF" w:rsidR="00F138E8" w:rsidRPr="00EA18F2" w:rsidRDefault="00441E7A" w:rsidP="00EA18F2">
      <w:pPr>
        <w:spacing w:line="480" w:lineRule="auto"/>
        <w:jc w:val="center"/>
        <w:rPr>
          <w:rFonts w:ascii="Times New Roman" w:hAnsi="Times New Roman" w:cs="Times New Roman"/>
          <w:sz w:val="24"/>
          <w:szCs w:val="24"/>
        </w:rPr>
      </w:pPr>
      <w:proofErr w:type="spellStart"/>
      <w:ins w:id="0" w:author="Kyle Coombs" w:date="2025-02-19T16:40:00Z" w16du:dateUtc="2025-02-19T21:40:00Z">
        <w:r>
          <w:rPr>
            <w:rFonts w:ascii="Times New Roman" w:hAnsi="Times New Roman" w:cs="Times New Roman"/>
            <w:sz w:val="24"/>
            <w:szCs w:val="24"/>
          </w:rPr>
          <w:t>I</w:t>
        </w:r>
      </w:ins>
      <w:r w:rsidR="00FB4513" w:rsidRPr="00EA18F2">
        <w:rPr>
          <w:rFonts w:ascii="Times New Roman" w:hAnsi="Times New Roman" w:cs="Times New Roman"/>
          <w:sz w:val="24"/>
          <w:szCs w:val="24"/>
        </w:rPr>
        <w:t>Deserved</w:t>
      </w:r>
      <w:proofErr w:type="spellEnd"/>
      <w:r w:rsidR="00FB4513" w:rsidRPr="00EA18F2">
        <w:rPr>
          <w:rFonts w:ascii="Times New Roman" w:hAnsi="Times New Roman" w:cs="Times New Roman"/>
          <w:sz w:val="24"/>
          <w:szCs w:val="24"/>
        </w:rPr>
        <w:t xml:space="preserve"> Praise for Carbon Neutral </w:t>
      </w:r>
      <w:r w:rsidR="00EA18F2" w:rsidRPr="00EA18F2">
        <w:rPr>
          <w:rFonts w:ascii="Times New Roman" w:hAnsi="Times New Roman" w:cs="Times New Roman"/>
          <w:sz w:val="24"/>
          <w:szCs w:val="24"/>
        </w:rPr>
        <w:t xml:space="preserve">Pledges – </w:t>
      </w:r>
      <w:r w:rsidR="00FB4513" w:rsidRPr="00EA18F2">
        <w:rPr>
          <w:rFonts w:ascii="Times New Roman" w:hAnsi="Times New Roman" w:cs="Times New Roman"/>
          <w:sz w:val="24"/>
          <w:szCs w:val="24"/>
        </w:rPr>
        <w:t>Elijah Toffel</w:t>
      </w:r>
    </w:p>
    <w:p w14:paraId="417FFF64" w14:textId="57FD5F8B" w:rsidR="001D73F4" w:rsidRDefault="001D73F4" w:rsidP="00EA18F2">
      <w:pPr>
        <w:spacing w:line="480" w:lineRule="auto"/>
        <w:ind w:firstLine="720"/>
        <w:rPr>
          <w:ins w:id="1" w:author="Kyle Coombs" w:date="2025-02-19T16:54:00Z" w16du:dateUtc="2025-02-19T21:54:00Z"/>
          <w:rFonts w:ascii="Times New Roman" w:hAnsi="Times New Roman" w:cs="Times New Roman"/>
          <w:sz w:val="24"/>
          <w:szCs w:val="24"/>
        </w:rPr>
      </w:pPr>
      <w:ins w:id="2" w:author="Kyle Coombs" w:date="2025-02-19T16:54:00Z" w16du:dateUtc="2025-02-19T21:54:00Z">
        <w:r>
          <w:rPr>
            <w:rFonts w:ascii="Times New Roman" w:hAnsi="Times New Roman" w:cs="Times New Roman"/>
            <w:sz w:val="24"/>
            <w:szCs w:val="24"/>
          </w:rPr>
          <w:t xml:space="preserve">I think it’d be great to open with one of </w:t>
        </w:r>
        <w:proofErr w:type="gramStart"/>
        <w:r>
          <w:rPr>
            <w:rFonts w:ascii="Times New Roman" w:hAnsi="Times New Roman" w:cs="Times New Roman"/>
            <w:sz w:val="24"/>
            <w:szCs w:val="24"/>
          </w:rPr>
          <w:t>your</w:t>
        </w:r>
        <w:proofErr w:type="gramEnd"/>
        <w:r>
          <w:rPr>
            <w:rFonts w:ascii="Times New Roman" w:hAnsi="Times New Roman" w:cs="Times New Roman"/>
            <w:sz w:val="24"/>
            <w:szCs w:val="24"/>
          </w:rPr>
          <w:t xml:space="preserve"> cites about Verra or the 52 percent of carbon offsets in India ju</w:t>
        </w:r>
        <w:r w:rsidR="00C757B3">
          <w:rPr>
            <w:rFonts w:ascii="Times New Roman" w:hAnsi="Times New Roman" w:cs="Times New Roman"/>
            <w:sz w:val="24"/>
            <w:szCs w:val="24"/>
          </w:rPr>
          <w:t>xtaposed</w:t>
        </w:r>
      </w:ins>
      <w:ins w:id="3" w:author="Kyle Coombs" w:date="2025-02-19T16:55:00Z" w16du:dateUtc="2025-02-19T21:55:00Z">
        <w:r w:rsidR="00C757B3">
          <w:rPr>
            <w:rFonts w:ascii="Times New Roman" w:hAnsi="Times New Roman" w:cs="Times New Roman"/>
            <w:sz w:val="24"/>
            <w:szCs w:val="24"/>
          </w:rPr>
          <w:t>, while noting that some companies involved saw massive stock bumps initially for working with Verra, etc. A short (like two sentence) vignette could go a long way to selling your point.</w:t>
        </w:r>
      </w:ins>
    </w:p>
    <w:p w14:paraId="2BC62B73" w14:textId="3EE989A7" w:rsidR="00014CC0" w:rsidRPr="00EA18F2" w:rsidRDefault="00014CC0" w:rsidP="00EA18F2">
      <w:pPr>
        <w:spacing w:line="480" w:lineRule="auto"/>
        <w:ind w:firstLine="720"/>
        <w:rPr>
          <w:rFonts w:ascii="Times New Roman" w:hAnsi="Times New Roman" w:cs="Times New Roman"/>
          <w:sz w:val="24"/>
          <w:szCs w:val="24"/>
        </w:rPr>
      </w:pPr>
      <w:commentRangeStart w:id="4"/>
      <w:r w:rsidRPr="00EA18F2">
        <w:rPr>
          <w:rFonts w:ascii="Times New Roman" w:hAnsi="Times New Roman" w:cs="Times New Roman"/>
          <w:sz w:val="24"/>
          <w:szCs w:val="24"/>
        </w:rPr>
        <w:t>Selling products to consumers is a multi</w:t>
      </w:r>
      <w:r w:rsidR="00ED718A">
        <w:rPr>
          <w:rFonts w:ascii="Times New Roman" w:hAnsi="Times New Roman" w:cs="Times New Roman"/>
          <w:sz w:val="24"/>
          <w:szCs w:val="24"/>
        </w:rPr>
        <w:t>-</w:t>
      </w:r>
      <w:r w:rsidRPr="00EA18F2">
        <w:rPr>
          <w:rFonts w:ascii="Times New Roman" w:hAnsi="Times New Roman" w:cs="Times New Roman"/>
          <w:sz w:val="24"/>
          <w:szCs w:val="24"/>
        </w:rPr>
        <w:t xml:space="preserve">layered </w:t>
      </w:r>
      <w:r w:rsidR="00E908D4" w:rsidRPr="00EA18F2">
        <w:rPr>
          <w:rFonts w:ascii="Times New Roman" w:hAnsi="Times New Roman" w:cs="Times New Roman"/>
          <w:sz w:val="24"/>
          <w:szCs w:val="24"/>
        </w:rPr>
        <w:t>endeavor</w:t>
      </w:r>
      <w:r w:rsidRPr="00EA18F2">
        <w:rPr>
          <w:rFonts w:ascii="Times New Roman" w:hAnsi="Times New Roman" w:cs="Times New Roman"/>
          <w:sz w:val="24"/>
          <w:szCs w:val="24"/>
        </w:rPr>
        <w:t xml:space="preserve"> that </w:t>
      </w:r>
      <w:r w:rsidR="0050275E" w:rsidRPr="00EA18F2">
        <w:rPr>
          <w:rFonts w:ascii="Times New Roman" w:hAnsi="Times New Roman" w:cs="Times New Roman"/>
          <w:sz w:val="24"/>
          <w:szCs w:val="24"/>
        </w:rPr>
        <w:t>goes beyond promoting a product</w:t>
      </w:r>
      <w:r w:rsidR="00161873" w:rsidRPr="00EA18F2">
        <w:rPr>
          <w:rFonts w:ascii="Times New Roman" w:hAnsi="Times New Roman" w:cs="Times New Roman"/>
          <w:sz w:val="24"/>
          <w:szCs w:val="24"/>
        </w:rPr>
        <w:t xml:space="preserve"> and </w:t>
      </w:r>
      <w:r w:rsidR="00A237CC" w:rsidRPr="00EA18F2">
        <w:rPr>
          <w:rFonts w:ascii="Times New Roman" w:hAnsi="Times New Roman" w:cs="Times New Roman"/>
          <w:sz w:val="24"/>
          <w:szCs w:val="24"/>
        </w:rPr>
        <w:t>has become intertwined with</w:t>
      </w:r>
      <w:r w:rsidR="00161873" w:rsidRPr="00EA18F2">
        <w:rPr>
          <w:rFonts w:ascii="Times New Roman" w:hAnsi="Times New Roman" w:cs="Times New Roman"/>
          <w:sz w:val="24"/>
          <w:szCs w:val="24"/>
        </w:rPr>
        <w:t xml:space="preserve"> promoting a company</w:t>
      </w:r>
      <w:r w:rsidR="00A237CC" w:rsidRPr="00EA18F2">
        <w:rPr>
          <w:rFonts w:ascii="Times New Roman" w:hAnsi="Times New Roman" w:cs="Times New Roman"/>
          <w:sz w:val="24"/>
          <w:szCs w:val="24"/>
        </w:rPr>
        <w:t xml:space="preserve">, a brand, </w:t>
      </w:r>
      <w:r w:rsidR="00980700" w:rsidRPr="00EA18F2">
        <w:rPr>
          <w:rFonts w:ascii="Times New Roman" w:hAnsi="Times New Roman" w:cs="Times New Roman"/>
          <w:sz w:val="24"/>
          <w:szCs w:val="24"/>
        </w:rPr>
        <w:t xml:space="preserve">and </w:t>
      </w:r>
      <w:r w:rsidR="00A237CC" w:rsidRPr="00EA18F2">
        <w:rPr>
          <w:rFonts w:ascii="Times New Roman" w:hAnsi="Times New Roman" w:cs="Times New Roman"/>
          <w:sz w:val="24"/>
          <w:szCs w:val="24"/>
        </w:rPr>
        <w:t>a set of ideals</w:t>
      </w:r>
      <w:r w:rsidR="00161873" w:rsidRPr="00EA18F2">
        <w:rPr>
          <w:rFonts w:ascii="Times New Roman" w:hAnsi="Times New Roman" w:cs="Times New Roman"/>
          <w:sz w:val="24"/>
          <w:szCs w:val="24"/>
        </w:rPr>
        <w:t>.</w:t>
      </w:r>
      <w:r w:rsidR="00A237CC" w:rsidRPr="00EA18F2">
        <w:rPr>
          <w:rFonts w:ascii="Times New Roman" w:hAnsi="Times New Roman" w:cs="Times New Roman"/>
          <w:sz w:val="24"/>
          <w:szCs w:val="24"/>
        </w:rPr>
        <w:t xml:space="preserve"> </w:t>
      </w:r>
      <w:r w:rsidR="00980700" w:rsidRPr="00EA18F2">
        <w:rPr>
          <w:rFonts w:ascii="Times New Roman" w:hAnsi="Times New Roman" w:cs="Times New Roman"/>
          <w:sz w:val="24"/>
          <w:szCs w:val="24"/>
        </w:rPr>
        <w:t xml:space="preserve">How a product is made, who the company supports, and </w:t>
      </w:r>
      <w:r w:rsidR="00B12604" w:rsidRPr="00EA18F2">
        <w:rPr>
          <w:rFonts w:ascii="Times New Roman" w:hAnsi="Times New Roman" w:cs="Times New Roman"/>
          <w:sz w:val="24"/>
          <w:szCs w:val="24"/>
        </w:rPr>
        <w:t xml:space="preserve">how the company fits within the greater scope of the world are </w:t>
      </w:r>
      <w:r w:rsidR="00395836" w:rsidRPr="00EA18F2">
        <w:rPr>
          <w:rFonts w:ascii="Times New Roman" w:hAnsi="Times New Roman" w:cs="Times New Roman"/>
          <w:sz w:val="24"/>
          <w:szCs w:val="24"/>
        </w:rPr>
        <w:t xml:space="preserve">all important components </w:t>
      </w:r>
      <w:r w:rsidR="00005923" w:rsidRPr="00EA18F2">
        <w:rPr>
          <w:rFonts w:ascii="Times New Roman" w:hAnsi="Times New Roman" w:cs="Times New Roman"/>
          <w:sz w:val="24"/>
          <w:szCs w:val="24"/>
        </w:rPr>
        <w:t xml:space="preserve">to </w:t>
      </w:r>
      <w:r w:rsidR="00047E15" w:rsidRPr="00EA18F2">
        <w:rPr>
          <w:rFonts w:ascii="Times New Roman" w:hAnsi="Times New Roman" w:cs="Times New Roman"/>
          <w:sz w:val="24"/>
          <w:szCs w:val="24"/>
        </w:rPr>
        <w:t xml:space="preserve">consumer decisions. </w:t>
      </w:r>
      <w:r w:rsidR="00FD25DF" w:rsidRPr="00EA18F2">
        <w:rPr>
          <w:rFonts w:ascii="Times New Roman" w:hAnsi="Times New Roman" w:cs="Times New Roman"/>
          <w:sz w:val="24"/>
          <w:szCs w:val="24"/>
        </w:rPr>
        <w:t>The intersection of political allegiance and capitalism</w:t>
      </w:r>
      <w:r w:rsidR="0071009F" w:rsidRPr="00EA18F2">
        <w:rPr>
          <w:rFonts w:ascii="Times New Roman" w:hAnsi="Times New Roman" w:cs="Times New Roman"/>
          <w:sz w:val="24"/>
          <w:szCs w:val="24"/>
        </w:rPr>
        <w:t xml:space="preserve"> feels at a forefront</w:t>
      </w:r>
      <w:r w:rsidR="000144D0" w:rsidRPr="00EA18F2">
        <w:rPr>
          <w:rFonts w:ascii="Times New Roman" w:hAnsi="Times New Roman" w:cs="Times New Roman"/>
          <w:sz w:val="24"/>
          <w:szCs w:val="24"/>
        </w:rPr>
        <w:t>, and a timely and influential co</w:t>
      </w:r>
      <w:r w:rsidR="007818BF" w:rsidRPr="00EA18F2">
        <w:rPr>
          <w:rFonts w:ascii="Times New Roman" w:hAnsi="Times New Roman" w:cs="Times New Roman"/>
          <w:sz w:val="24"/>
          <w:szCs w:val="24"/>
        </w:rPr>
        <w:t xml:space="preserve">mpany </w:t>
      </w:r>
      <w:r w:rsidR="00601CA9" w:rsidRPr="00EA18F2">
        <w:rPr>
          <w:rFonts w:ascii="Times New Roman" w:hAnsi="Times New Roman" w:cs="Times New Roman"/>
          <w:sz w:val="24"/>
          <w:szCs w:val="24"/>
        </w:rPr>
        <w:t>action</w:t>
      </w:r>
      <w:r w:rsidR="000144D0" w:rsidRPr="00EA18F2">
        <w:rPr>
          <w:rFonts w:ascii="Times New Roman" w:hAnsi="Times New Roman" w:cs="Times New Roman"/>
          <w:sz w:val="24"/>
          <w:szCs w:val="24"/>
        </w:rPr>
        <w:t xml:space="preserve"> </w:t>
      </w:r>
      <w:r w:rsidR="00F930C0" w:rsidRPr="00EA18F2">
        <w:rPr>
          <w:rFonts w:ascii="Times New Roman" w:hAnsi="Times New Roman" w:cs="Times New Roman"/>
          <w:sz w:val="24"/>
          <w:szCs w:val="24"/>
        </w:rPr>
        <w:t xml:space="preserve">has the opportunity to reflect on the consumer </w:t>
      </w:r>
      <w:r w:rsidR="000144D0" w:rsidRPr="00EA18F2">
        <w:rPr>
          <w:rFonts w:ascii="Times New Roman" w:hAnsi="Times New Roman" w:cs="Times New Roman"/>
          <w:sz w:val="24"/>
          <w:szCs w:val="24"/>
        </w:rPr>
        <w:t xml:space="preserve">is </w:t>
      </w:r>
      <w:r w:rsidR="00E112D6" w:rsidRPr="00EA18F2">
        <w:rPr>
          <w:rFonts w:ascii="Times New Roman" w:hAnsi="Times New Roman" w:cs="Times New Roman"/>
          <w:sz w:val="24"/>
          <w:szCs w:val="24"/>
        </w:rPr>
        <w:t xml:space="preserve">addressing </w:t>
      </w:r>
      <w:r w:rsidR="00F930C0" w:rsidRPr="00EA18F2">
        <w:rPr>
          <w:rFonts w:ascii="Times New Roman" w:hAnsi="Times New Roman" w:cs="Times New Roman"/>
          <w:sz w:val="24"/>
          <w:szCs w:val="24"/>
        </w:rPr>
        <w:t>company</w:t>
      </w:r>
      <w:r w:rsidR="00601CA9" w:rsidRPr="00EA18F2">
        <w:rPr>
          <w:rFonts w:ascii="Times New Roman" w:hAnsi="Times New Roman" w:cs="Times New Roman"/>
          <w:sz w:val="24"/>
          <w:szCs w:val="24"/>
        </w:rPr>
        <w:t xml:space="preserve"> contributions to </w:t>
      </w:r>
      <w:r w:rsidR="00E112D6" w:rsidRPr="00EA18F2">
        <w:rPr>
          <w:rFonts w:ascii="Times New Roman" w:hAnsi="Times New Roman" w:cs="Times New Roman"/>
          <w:sz w:val="24"/>
          <w:szCs w:val="24"/>
        </w:rPr>
        <w:t xml:space="preserve">climate change. </w:t>
      </w:r>
      <w:commentRangeEnd w:id="4"/>
      <w:r w:rsidR="004B015C">
        <w:rPr>
          <w:rStyle w:val="CommentReference"/>
        </w:rPr>
        <w:commentReference w:id="4"/>
      </w:r>
    </w:p>
    <w:p w14:paraId="2F8568F3" w14:textId="72323261" w:rsidR="00190474" w:rsidRPr="00EA18F2" w:rsidRDefault="00190474" w:rsidP="00EA18F2">
      <w:pPr>
        <w:spacing w:line="480" w:lineRule="auto"/>
        <w:rPr>
          <w:rFonts w:ascii="Times New Roman" w:hAnsi="Times New Roman" w:cs="Times New Roman"/>
          <w:sz w:val="24"/>
          <w:szCs w:val="24"/>
        </w:rPr>
      </w:pPr>
      <w:r w:rsidRPr="00EA18F2">
        <w:rPr>
          <w:rFonts w:ascii="Times New Roman" w:hAnsi="Times New Roman" w:cs="Times New Roman"/>
          <w:sz w:val="24"/>
          <w:szCs w:val="24"/>
        </w:rPr>
        <w:tab/>
      </w:r>
      <w:r w:rsidR="00C72033" w:rsidRPr="00EA18F2">
        <w:rPr>
          <w:rFonts w:ascii="Times New Roman" w:hAnsi="Times New Roman" w:cs="Times New Roman"/>
          <w:sz w:val="24"/>
          <w:szCs w:val="24"/>
        </w:rPr>
        <w:t>In response to th</w:t>
      </w:r>
      <w:r w:rsidR="000E35FA" w:rsidRPr="00EA18F2">
        <w:rPr>
          <w:rFonts w:ascii="Times New Roman" w:hAnsi="Times New Roman" w:cs="Times New Roman"/>
          <w:sz w:val="24"/>
          <w:szCs w:val="24"/>
        </w:rPr>
        <w:t>e 2015 Paris agreement to</w:t>
      </w:r>
      <w:r w:rsidR="009C5B17" w:rsidRPr="00EA18F2">
        <w:rPr>
          <w:rFonts w:ascii="Times New Roman" w:hAnsi="Times New Roman" w:cs="Times New Roman"/>
          <w:sz w:val="24"/>
          <w:szCs w:val="24"/>
        </w:rPr>
        <w:t xml:space="preserve"> </w:t>
      </w:r>
      <w:commentRangeStart w:id="5"/>
      <w:r w:rsidR="00C008CE" w:rsidRPr="00EA18F2">
        <w:rPr>
          <w:rFonts w:ascii="Times New Roman" w:hAnsi="Times New Roman" w:cs="Times New Roman"/>
          <w:sz w:val="24"/>
          <w:szCs w:val="24"/>
        </w:rPr>
        <w:t>“</w:t>
      </w:r>
      <w:r w:rsidR="0023280C" w:rsidRPr="00EA18F2">
        <w:rPr>
          <w:rFonts w:ascii="Times New Roman" w:hAnsi="Times New Roman" w:cs="Times New Roman"/>
          <w:sz w:val="24"/>
          <w:szCs w:val="24"/>
        </w:rPr>
        <w:t>substantially</w:t>
      </w:r>
      <w:r w:rsidR="00C008CE" w:rsidRPr="00EA18F2">
        <w:rPr>
          <w:rFonts w:ascii="Times New Roman" w:hAnsi="Times New Roman" w:cs="Times New Roman"/>
          <w:sz w:val="24"/>
          <w:szCs w:val="24"/>
        </w:rPr>
        <w:t xml:space="preserve"> reduce </w:t>
      </w:r>
      <w:r w:rsidR="009C5B17" w:rsidRPr="00EA18F2">
        <w:rPr>
          <w:rFonts w:ascii="Times New Roman" w:hAnsi="Times New Roman" w:cs="Times New Roman"/>
          <w:sz w:val="24"/>
          <w:szCs w:val="24"/>
        </w:rPr>
        <w:t>global greenhouse gas emissions to hold global temperature increase to well below 2°C above pre-industrial levels and pursue efforts to limit it to 1.5°C above pre-industrial levels</w:t>
      </w:r>
      <w:commentRangeEnd w:id="5"/>
      <w:r w:rsidR="00655633">
        <w:rPr>
          <w:rStyle w:val="CommentReference"/>
        </w:rPr>
        <w:commentReference w:id="5"/>
      </w:r>
      <w:r w:rsidR="00C008CE" w:rsidRPr="00EA18F2">
        <w:rPr>
          <w:rFonts w:ascii="Times New Roman" w:hAnsi="Times New Roman" w:cs="Times New Roman"/>
          <w:sz w:val="24"/>
          <w:szCs w:val="24"/>
        </w:rPr>
        <w:t xml:space="preserve">” (UN), </w:t>
      </w:r>
      <w:commentRangeStart w:id="6"/>
      <w:r w:rsidR="00C008CE" w:rsidRPr="00EA18F2">
        <w:rPr>
          <w:rFonts w:ascii="Times New Roman" w:hAnsi="Times New Roman" w:cs="Times New Roman"/>
          <w:sz w:val="24"/>
          <w:szCs w:val="24"/>
        </w:rPr>
        <w:t xml:space="preserve">many </w:t>
      </w:r>
      <w:commentRangeEnd w:id="6"/>
      <w:r w:rsidR="004C3A2C">
        <w:rPr>
          <w:rStyle w:val="CommentReference"/>
        </w:rPr>
        <w:commentReference w:id="6"/>
      </w:r>
      <w:r w:rsidR="00C008CE" w:rsidRPr="00EA18F2">
        <w:rPr>
          <w:rFonts w:ascii="Times New Roman" w:hAnsi="Times New Roman" w:cs="Times New Roman"/>
          <w:sz w:val="24"/>
          <w:szCs w:val="24"/>
        </w:rPr>
        <w:t xml:space="preserve">companies </w:t>
      </w:r>
      <w:r w:rsidR="000A6CA6" w:rsidRPr="00EA18F2">
        <w:rPr>
          <w:rFonts w:ascii="Times New Roman" w:hAnsi="Times New Roman" w:cs="Times New Roman"/>
          <w:sz w:val="24"/>
          <w:szCs w:val="24"/>
        </w:rPr>
        <w:t>decided to make pledges to achieve carbon neutrality within a specific timeline</w:t>
      </w:r>
      <w:r w:rsidR="00AE2788" w:rsidRPr="00EA18F2">
        <w:rPr>
          <w:rFonts w:ascii="Times New Roman" w:hAnsi="Times New Roman" w:cs="Times New Roman"/>
          <w:sz w:val="24"/>
          <w:szCs w:val="24"/>
        </w:rPr>
        <w:t xml:space="preserve">. </w:t>
      </w:r>
      <w:commentRangeStart w:id="7"/>
      <w:r w:rsidR="004D0985" w:rsidRPr="00EA18F2">
        <w:rPr>
          <w:rFonts w:ascii="Times New Roman" w:hAnsi="Times New Roman" w:cs="Times New Roman"/>
          <w:sz w:val="24"/>
          <w:szCs w:val="24"/>
        </w:rPr>
        <w:t>Carbon neutral pledges require companies to</w:t>
      </w:r>
      <w:r w:rsidR="00F65806" w:rsidRPr="00EA18F2">
        <w:rPr>
          <w:rFonts w:ascii="Times New Roman" w:hAnsi="Times New Roman" w:cs="Times New Roman"/>
          <w:sz w:val="24"/>
          <w:szCs w:val="24"/>
        </w:rPr>
        <w:t xml:space="preserve"> </w:t>
      </w:r>
      <w:r w:rsidR="00105CDD" w:rsidRPr="00EA18F2">
        <w:rPr>
          <w:rFonts w:ascii="Times New Roman" w:hAnsi="Times New Roman" w:cs="Times New Roman"/>
          <w:sz w:val="24"/>
          <w:szCs w:val="24"/>
        </w:rPr>
        <w:t>take on a mix of two options.</w:t>
      </w:r>
      <w:commentRangeEnd w:id="7"/>
      <w:r w:rsidR="00140962">
        <w:rPr>
          <w:rStyle w:val="CommentReference"/>
        </w:rPr>
        <w:commentReference w:id="7"/>
      </w:r>
      <w:r w:rsidR="00105CDD" w:rsidRPr="00EA18F2">
        <w:rPr>
          <w:rFonts w:ascii="Times New Roman" w:hAnsi="Times New Roman" w:cs="Times New Roman"/>
          <w:sz w:val="24"/>
          <w:szCs w:val="24"/>
        </w:rPr>
        <w:t xml:space="preserve"> First, they can choose to </w:t>
      </w:r>
      <w:r w:rsidR="00F65806" w:rsidRPr="00EA18F2">
        <w:rPr>
          <w:rFonts w:ascii="Times New Roman" w:hAnsi="Times New Roman" w:cs="Times New Roman"/>
          <w:sz w:val="24"/>
          <w:szCs w:val="24"/>
        </w:rPr>
        <w:t xml:space="preserve">reduce their </w:t>
      </w:r>
      <w:r w:rsidR="0023280C" w:rsidRPr="00EA18F2">
        <w:rPr>
          <w:rFonts w:ascii="Times New Roman" w:hAnsi="Times New Roman" w:cs="Times New Roman"/>
          <w:sz w:val="24"/>
          <w:szCs w:val="24"/>
        </w:rPr>
        <w:t>emissions</w:t>
      </w:r>
      <w:r w:rsidR="00261549" w:rsidRPr="00EA18F2">
        <w:rPr>
          <w:rFonts w:ascii="Times New Roman" w:hAnsi="Times New Roman" w:cs="Times New Roman"/>
          <w:sz w:val="24"/>
          <w:szCs w:val="24"/>
        </w:rPr>
        <w:t xml:space="preserve"> through </w:t>
      </w:r>
      <w:r w:rsidR="00105CDD" w:rsidRPr="00EA18F2">
        <w:rPr>
          <w:rFonts w:ascii="Times New Roman" w:hAnsi="Times New Roman" w:cs="Times New Roman"/>
          <w:sz w:val="24"/>
          <w:szCs w:val="24"/>
        </w:rPr>
        <w:t xml:space="preserve">changes to </w:t>
      </w:r>
      <w:r w:rsidR="00261549" w:rsidRPr="00EA18F2">
        <w:rPr>
          <w:rFonts w:ascii="Times New Roman" w:hAnsi="Times New Roman" w:cs="Times New Roman"/>
          <w:sz w:val="24"/>
          <w:szCs w:val="24"/>
        </w:rPr>
        <w:t xml:space="preserve">production, energy use, or </w:t>
      </w:r>
      <w:proofErr w:type="gramStart"/>
      <w:r w:rsidR="00105CDD" w:rsidRPr="00EA18F2">
        <w:rPr>
          <w:rFonts w:ascii="Times New Roman" w:hAnsi="Times New Roman" w:cs="Times New Roman"/>
          <w:sz w:val="24"/>
          <w:szCs w:val="24"/>
        </w:rPr>
        <w:t>adapting</w:t>
      </w:r>
      <w:proofErr w:type="gramEnd"/>
      <w:r w:rsidR="00105CDD" w:rsidRPr="00EA18F2">
        <w:rPr>
          <w:rFonts w:ascii="Times New Roman" w:hAnsi="Times New Roman" w:cs="Times New Roman"/>
          <w:sz w:val="24"/>
          <w:szCs w:val="24"/>
        </w:rPr>
        <w:t xml:space="preserve"> </w:t>
      </w:r>
      <w:r w:rsidR="00261549" w:rsidRPr="00EA18F2">
        <w:rPr>
          <w:rFonts w:ascii="Times New Roman" w:hAnsi="Times New Roman" w:cs="Times New Roman"/>
          <w:sz w:val="24"/>
          <w:szCs w:val="24"/>
        </w:rPr>
        <w:t xml:space="preserve">other indirect forms of </w:t>
      </w:r>
      <w:r w:rsidR="00105CDD" w:rsidRPr="00EA18F2">
        <w:rPr>
          <w:rFonts w:ascii="Times New Roman" w:hAnsi="Times New Roman" w:cs="Times New Roman"/>
          <w:sz w:val="24"/>
          <w:szCs w:val="24"/>
        </w:rPr>
        <w:t xml:space="preserve">emissions. </w:t>
      </w:r>
      <w:commentRangeStart w:id="8"/>
      <w:ins w:id="9" w:author="Kyle Coombs" w:date="2025-02-19T16:19:00Z" w16du:dateUtc="2025-02-19T21:19:00Z">
        <w:r w:rsidR="00D772D3">
          <w:rPr>
            <w:rFonts w:ascii="Times New Roman" w:hAnsi="Times New Roman" w:cs="Times New Roman"/>
            <w:sz w:val="24"/>
            <w:szCs w:val="24"/>
          </w:rPr>
          <w:t xml:space="preserve">Second, </w:t>
        </w:r>
      </w:ins>
      <w:del w:id="10" w:author="Kyle Coombs" w:date="2025-02-19T16:19:00Z" w16du:dateUtc="2025-02-19T21:19:00Z">
        <w:r w:rsidR="00105CDD" w:rsidRPr="00EA18F2" w:rsidDel="00D772D3">
          <w:rPr>
            <w:rFonts w:ascii="Times New Roman" w:hAnsi="Times New Roman" w:cs="Times New Roman"/>
            <w:sz w:val="24"/>
            <w:szCs w:val="24"/>
          </w:rPr>
          <w:delText>T</w:delText>
        </w:r>
      </w:del>
      <w:ins w:id="11" w:author="Kyle Coombs" w:date="2025-02-19T16:19:00Z" w16du:dateUtc="2025-02-19T21:19:00Z">
        <w:r w:rsidR="00CF0D9B">
          <w:rPr>
            <w:rFonts w:ascii="Times New Roman" w:hAnsi="Times New Roman" w:cs="Times New Roman"/>
            <w:sz w:val="24"/>
            <w:szCs w:val="24"/>
          </w:rPr>
          <w:t xml:space="preserve">firms may </w:t>
        </w:r>
      </w:ins>
      <w:del w:id="12" w:author="Kyle Coombs" w:date="2025-02-19T16:19:00Z" w16du:dateUtc="2025-02-19T21:19:00Z">
        <w:r w:rsidR="00105CDD" w:rsidRPr="00EA18F2" w:rsidDel="00CF0D9B">
          <w:rPr>
            <w:rFonts w:ascii="Times New Roman" w:hAnsi="Times New Roman" w:cs="Times New Roman"/>
            <w:sz w:val="24"/>
            <w:szCs w:val="24"/>
          </w:rPr>
          <w:delText xml:space="preserve">he other option involves offsetting </w:delText>
        </w:r>
        <w:r w:rsidR="0023280C" w:rsidRPr="00EA18F2" w:rsidDel="00CF0D9B">
          <w:rPr>
            <w:rFonts w:ascii="Times New Roman" w:hAnsi="Times New Roman" w:cs="Times New Roman"/>
            <w:sz w:val="24"/>
            <w:szCs w:val="24"/>
          </w:rPr>
          <w:delText xml:space="preserve">their </w:delText>
        </w:r>
        <w:r w:rsidR="00105CDD" w:rsidRPr="00EA18F2" w:rsidDel="00CF0D9B">
          <w:rPr>
            <w:rFonts w:ascii="Times New Roman" w:hAnsi="Times New Roman" w:cs="Times New Roman"/>
            <w:sz w:val="24"/>
            <w:szCs w:val="24"/>
          </w:rPr>
          <w:delText xml:space="preserve">carbon </w:delText>
        </w:r>
        <w:r w:rsidR="0023280C" w:rsidRPr="00EA18F2" w:rsidDel="00CF0D9B">
          <w:rPr>
            <w:rFonts w:ascii="Times New Roman" w:hAnsi="Times New Roman" w:cs="Times New Roman"/>
            <w:sz w:val="24"/>
            <w:szCs w:val="24"/>
          </w:rPr>
          <w:delText>emissions</w:delText>
        </w:r>
        <w:r w:rsidR="00105CDD" w:rsidRPr="00EA18F2" w:rsidDel="00CF0D9B">
          <w:rPr>
            <w:rFonts w:ascii="Times New Roman" w:hAnsi="Times New Roman" w:cs="Times New Roman"/>
            <w:sz w:val="24"/>
            <w:szCs w:val="24"/>
          </w:rPr>
          <w:delText xml:space="preserve">, </w:delText>
        </w:r>
        <w:r w:rsidR="0023280C" w:rsidRPr="00EA18F2" w:rsidDel="00CF0D9B">
          <w:rPr>
            <w:rFonts w:ascii="Times New Roman" w:hAnsi="Times New Roman" w:cs="Times New Roman"/>
            <w:sz w:val="24"/>
            <w:szCs w:val="24"/>
          </w:rPr>
          <w:delText xml:space="preserve">by </w:delText>
        </w:r>
      </w:del>
      <w:r w:rsidR="0023280C" w:rsidRPr="00EA18F2">
        <w:rPr>
          <w:rFonts w:ascii="Times New Roman" w:hAnsi="Times New Roman" w:cs="Times New Roman"/>
          <w:sz w:val="24"/>
          <w:szCs w:val="24"/>
        </w:rPr>
        <w:t>pay</w:t>
      </w:r>
      <w:del w:id="13" w:author="Kyle Coombs" w:date="2025-02-19T16:19:00Z" w16du:dateUtc="2025-02-19T21:19:00Z">
        <w:r w:rsidR="0023280C" w:rsidRPr="00EA18F2" w:rsidDel="00CF0D9B">
          <w:rPr>
            <w:rFonts w:ascii="Times New Roman" w:hAnsi="Times New Roman" w:cs="Times New Roman"/>
            <w:sz w:val="24"/>
            <w:szCs w:val="24"/>
          </w:rPr>
          <w:delText>ing</w:delText>
        </w:r>
      </w:del>
      <w:r w:rsidR="0023280C" w:rsidRPr="00EA18F2">
        <w:rPr>
          <w:rFonts w:ascii="Times New Roman" w:hAnsi="Times New Roman" w:cs="Times New Roman"/>
          <w:sz w:val="24"/>
          <w:szCs w:val="24"/>
        </w:rPr>
        <w:t xml:space="preserve"> others to complete projects that store or remove carbon from the atmosphere. </w:t>
      </w:r>
      <w:commentRangeEnd w:id="8"/>
      <w:r w:rsidR="00CF0D9B">
        <w:rPr>
          <w:rStyle w:val="CommentReference"/>
        </w:rPr>
        <w:commentReference w:id="8"/>
      </w:r>
    </w:p>
    <w:p w14:paraId="46FDDDED" w14:textId="4F48594E" w:rsidR="003B3E9B" w:rsidRPr="00EA18F2" w:rsidRDefault="00781E00" w:rsidP="00EA18F2">
      <w:pPr>
        <w:spacing w:line="480" w:lineRule="auto"/>
        <w:ind w:firstLine="720"/>
        <w:rPr>
          <w:rFonts w:ascii="Times New Roman" w:hAnsi="Times New Roman" w:cs="Times New Roman"/>
          <w:sz w:val="24"/>
          <w:szCs w:val="24"/>
        </w:rPr>
      </w:pPr>
      <w:del w:id="14" w:author="Kyle Coombs" w:date="2025-02-19T16:20:00Z" w16du:dateUtc="2025-02-19T21:20:00Z">
        <w:r w:rsidRPr="00EA18F2" w:rsidDel="00140962">
          <w:rPr>
            <w:rFonts w:ascii="Times New Roman" w:hAnsi="Times New Roman" w:cs="Times New Roman"/>
            <w:sz w:val="24"/>
            <w:szCs w:val="24"/>
          </w:rPr>
          <w:lastRenderedPageBreak/>
          <w:delText xml:space="preserve">At the moment, </w:delText>
        </w:r>
        <w:r w:rsidR="00411720" w:rsidRPr="00EA18F2" w:rsidDel="00140962">
          <w:rPr>
            <w:rFonts w:ascii="Times New Roman" w:hAnsi="Times New Roman" w:cs="Times New Roman"/>
            <w:sz w:val="24"/>
            <w:szCs w:val="24"/>
          </w:rPr>
          <w:delText>a</w:delText>
        </w:r>
      </w:del>
      <w:ins w:id="15" w:author="Kyle Coombs" w:date="2025-02-19T16:20:00Z" w16du:dateUtc="2025-02-19T21:20:00Z">
        <w:r w:rsidR="00140962">
          <w:rPr>
            <w:rFonts w:ascii="Times New Roman" w:hAnsi="Times New Roman" w:cs="Times New Roman"/>
            <w:sz w:val="24"/>
            <w:szCs w:val="24"/>
          </w:rPr>
          <w:t>A</w:t>
        </w:r>
      </w:ins>
      <w:r w:rsidR="00411720" w:rsidRPr="00EA18F2">
        <w:rPr>
          <w:rFonts w:ascii="Times New Roman" w:hAnsi="Times New Roman" w:cs="Times New Roman"/>
          <w:sz w:val="24"/>
          <w:szCs w:val="24"/>
        </w:rPr>
        <w:t xml:space="preserve">mong Fortune 500 companies, </w:t>
      </w:r>
      <w:commentRangeStart w:id="16"/>
      <w:r w:rsidR="00411720" w:rsidRPr="00EA18F2">
        <w:rPr>
          <w:rFonts w:ascii="Times New Roman" w:hAnsi="Times New Roman" w:cs="Times New Roman"/>
          <w:sz w:val="24"/>
          <w:szCs w:val="24"/>
        </w:rPr>
        <w:t>34</w:t>
      </w:r>
      <w:commentRangeEnd w:id="16"/>
      <w:r w:rsidR="004C3A2C">
        <w:rPr>
          <w:rStyle w:val="CommentReference"/>
        </w:rPr>
        <w:commentReference w:id="16"/>
      </w:r>
      <w:r w:rsidR="00411720" w:rsidRPr="00EA18F2">
        <w:rPr>
          <w:rFonts w:ascii="Times New Roman" w:hAnsi="Times New Roman" w:cs="Times New Roman"/>
          <w:sz w:val="24"/>
          <w:szCs w:val="24"/>
        </w:rPr>
        <w:t xml:space="preserve">% are currently carbon neutral committed. </w:t>
      </w:r>
      <w:r w:rsidR="00C51335" w:rsidRPr="00EA18F2">
        <w:rPr>
          <w:rFonts w:ascii="Times New Roman" w:hAnsi="Times New Roman" w:cs="Times New Roman"/>
          <w:sz w:val="24"/>
          <w:szCs w:val="24"/>
        </w:rPr>
        <w:t xml:space="preserve">This number jumped from 17% to 30% from 2020-2021, leaving 4-5 years of work for a majority of these companies attempting to reach their carbon. This </w:t>
      </w:r>
      <w:r w:rsidR="00493EC9" w:rsidRPr="00EA18F2">
        <w:rPr>
          <w:rFonts w:ascii="Times New Roman" w:hAnsi="Times New Roman" w:cs="Times New Roman"/>
          <w:sz w:val="24"/>
          <w:szCs w:val="24"/>
        </w:rPr>
        <w:t>provides a timeline to</w:t>
      </w:r>
      <w:r w:rsidR="00C51335" w:rsidRPr="00EA18F2">
        <w:rPr>
          <w:rFonts w:ascii="Times New Roman" w:hAnsi="Times New Roman" w:cs="Times New Roman"/>
          <w:sz w:val="24"/>
          <w:szCs w:val="24"/>
        </w:rPr>
        <w:t xml:space="preserve"> analyze the </w:t>
      </w:r>
      <w:r w:rsidR="00493EC9" w:rsidRPr="00EA18F2">
        <w:rPr>
          <w:rFonts w:ascii="Times New Roman" w:hAnsi="Times New Roman" w:cs="Times New Roman"/>
          <w:sz w:val="24"/>
          <w:szCs w:val="24"/>
        </w:rPr>
        <w:t xml:space="preserve">short- and </w:t>
      </w:r>
      <w:commentRangeStart w:id="17"/>
      <w:r w:rsidR="00493EC9" w:rsidRPr="00EA18F2">
        <w:rPr>
          <w:rFonts w:ascii="Times New Roman" w:hAnsi="Times New Roman" w:cs="Times New Roman"/>
          <w:sz w:val="24"/>
          <w:szCs w:val="24"/>
        </w:rPr>
        <w:t>long-term</w:t>
      </w:r>
      <w:r w:rsidR="00C51335" w:rsidRPr="00EA18F2">
        <w:rPr>
          <w:rFonts w:ascii="Times New Roman" w:hAnsi="Times New Roman" w:cs="Times New Roman"/>
          <w:sz w:val="24"/>
          <w:szCs w:val="24"/>
        </w:rPr>
        <w:t xml:space="preserve"> benefits of making a carbon pledge </w:t>
      </w:r>
      <w:commentRangeEnd w:id="17"/>
      <w:r w:rsidR="00CA333C">
        <w:rPr>
          <w:rStyle w:val="CommentReference"/>
        </w:rPr>
        <w:commentReference w:id="17"/>
      </w:r>
      <w:r w:rsidR="00C51335" w:rsidRPr="00EA18F2">
        <w:rPr>
          <w:rFonts w:ascii="Times New Roman" w:hAnsi="Times New Roman" w:cs="Times New Roman"/>
          <w:sz w:val="24"/>
          <w:szCs w:val="24"/>
        </w:rPr>
        <w:t xml:space="preserve">and if companies are </w:t>
      </w:r>
      <w:del w:id="18" w:author="Kyle Coombs" w:date="2025-02-19T16:22:00Z" w16du:dateUtc="2025-02-19T21:22:00Z">
        <w:r w:rsidR="00C51335" w:rsidRPr="00EA18F2" w:rsidDel="00357F75">
          <w:rPr>
            <w:rFonts w:ascii="Times New Roman" w:hAnsi="Times New Roman" w:cs="Times New Roman"/>
            <w:sz w:val="24"/>
            <w:szCs w:val="24"/>
          </w:rPr>
          <w:delText>being responsible</w:delText>
        </w:r>
      </w:del>
      <w:ins w:id="19" w:author="Kyle Coombs" w:date="2025-02-19T16:22:00Z" w16du:dateUtc="2025-02-19T21:22:00Z">
        <w:r w:rsidR="00357F75">
          <w:rPr>
            <w:rFonts w:ascii="Times New Roman" w:hAnsi="Times New Roman" w:cs="Times New Roman"/>
            <w:sz w:val="24"/>
            <w:szCs w:val="24"/>
          </w:rPr>
          <w:t>following through</w:t>
        </w:r>
      </w:ins>
      <w:del w:id="20" w:author="Kyle Coombs" w:date="2025-02-19T16:22:00Z" w16du:dateUtc="2025-02-19T21:22:00Z">
        <w:r w:rsidR="00C51335" w:rsidRPr="00EA18F2" w:rsidDel="00357F75">
          <w:rPr>
            <w:rFonts w:ascii="Times New Roman" w:hAnsi="Times New Roman" w:cs="Times New Roman"/>
            <w:sz w:val="24"/>
            <w:szCs w:val="24"/>
          </w:rPr>
          <w:delText xml:space="preserve"> in their actions.</w:delText>
        </w:r>
      </w:del>
    </w:p>
    <w:p w14:paraId="293DE9E2" w14:textId="736D3F7E" w:rsidR="007E7CB0" w:rsidRPr="00EA18F2" w:rsidRDefault="003B3E9B" w:rsidP="00357F75">
      <w:pPr>
        <w:spacing w:line="480" w:lineRule="auto"/>
        <w:ind w:firstLine="720"/>
        <w:rPr>
          <w:rFonts w:ascii="Times New Roman" w:hAnsi="Times New Roman" w:cs="Times New Roman"/>
          <w:sz w:val="24"/>
          <w:szCs w:val="24"/>
        </w:rPr>
        <w:pPrChange w:id="21" w:author="Kyle Coombs" w:date="2025-02-19T16:22:00Z" w16du:dateUtc="2025-02-19T21:22:00Z">
          <w:pPr>
            <w:spacing w:line="480" w:lineRule="auto"/>
          </w:pPr>
        </w:pPrChange>
      </w:pPr>
      <w:commentRangeStart w:id="22"/>
      <w:r w:rsidRPr="00EA18F2">
        <w:rPr>
          <w:rFonts w:ascii="Times New Roman" w:hAnsi="Times New Roman" w:cs="Times New Roman"/>
          <w:sz w:val="24"/>
          <w:szCs w:val="24"/>
        </w:rPr>
        <w:t>I</w:t>
      </w:r>
      <w:r w:rsidR="00E80DF6" w:rsidRPr="00EA18F2">
        <w:rPr>
          <w:rFonts w:ascii="Times New Roman" w:hAnsi="Times New Roman" w:cs="Times New Roman"/>
          <w:sz w:val="24"/>
          <w:szCs w:val="24"/>
        </w:rPr>
        <w:t xml:space="preserve">ntersecting </w:t>
      </w:r>
      <w:r w:rsidR="00A85433" w:rsidRPr="00EA18F2">
        <w:rPr>
          <w:rFonts w:ascii="Times New Roman" w:hAnsi="Times New Roman" w:cs="Times New Roman"/>
          <w:sz w:val="24"/>
          <w:szCs w:val="24"/>
        </w:rPr>
        <w:t xml:space="preserve">the economic dynamics of making expensive and innovative promises </w:t>
      </w:r>
      <w:r w:rsidR="00086BF3" w:rsidRPr="00EA18F2">
        <w:rPr>
          <w:rFonts w:ascii="Times New Roman" w:hAnsi="Times New Roman" w:cs="Times New Roman"/>
          <w:sz w:val="24"/>
          <w:szCs w:val="24"/>
        </w:rPr>
        <w:t>to</w:t>
      </w:r>
      <w:r w:rsidR="00A85433" w:rsidRPr="00EA18F2">
        <w:rPr>
          <w:rFonts w:ascii="Times New Roman" w:hAnsi="Times New Roman" w:cs="Times New Roman"/>
          <w:sz w:val="24"/>
          <w:szCs w:val="24"/>
        </w:rPr>
        <w:t xml:space="preserve"> </w:t>
      </w:r>
      <w:proofErr w:type="gramStart"/>
      <w:r w:rsidR="00A85433" w:rsidRPr="00EA18F2">
        <w:rPr>
          <w:rFonts w:ascii="Times New Roman" w:hAnsi="Times New Roman" w:cs="Times New Roman"/>
          <w:sz w:val="24"/>
          <w:szCs w:val="24"/>
        </w:rPr>
        <w:t>keeping</w:t>
      </w:r>
      <w:proofErr w:type="gramEnd"/>
      <w:r w:rsidR="00A85433" w:rsidRPr="00EA18F2">
        <w:rPr>
          <w:rFonts w:ascii="Times New Roman" w:hAnsi="Times New Roman" w:cs="Times New Roman"/>
          <w:sz w:val="24"/>
          <w:szCs w:val="24"/>
        </w:rPr>
        <w:t xml:space="preserve"> them</w:t>
      </w:r>
      <w:r w:rsidR="0083100A" w:rsidRPr="00EA18F2">
        <w:rPr>
          <w:rFonts w:ascii="Times New Roman" w:hAnsi="Times New Roman" w:cs="Times New Roman"/>
          <w:sz w:val="24"/>
          <w:szCs w:val="24"/>
        </w:rPr>
        <w:t xml:space="preserve"> is integral for providing value to company </w:t>
      </w:r>
      <w:r w:rsidR="003B6814" w:rsidRPr="00EA18F2">
        <w:rPr>
          <w:rFonts w:ascii="Times New Roman" w:hAnsi="Times New Roman" w:cs="Times New Roman"/>
          <w:sz w:val="24"/>
          <w:szCs w:val="24"/>
        </w:rPr>
        <w:t>missions</w:t>
      </w:r>
      <w:r w:rsidR="00960591" w:rsidRPr="00EA18F2">
        <w:rPr>
          <w:rFonts w:ascii="Times New Roman" w:hAnsi="Times New Roman" w:cs="Times New Roman"/>
          <w:sz w:val="24"/>
          <w:szCs w:val="24"/>
        </w:rPr>
        <w:t xml:space="preserve"> that are easy to make and harder to </w:t>
      </w:r>
      <w:r w:rsidR="00086BF3" w:rsidRPr="00EA18F2">
        <w:rPr>
          <w:rFonts w:ascii="Times New Roman" w:hAnsi="Times New Roman" w:cs="Times New Roman"/>
          <w:sz w:val="24"/>
          <w:szCs w:val="24"/>
        </w:rPr>
        <w:t>withhold.</w:t>
      </w:r>
      <w:commentRangeEnd w:id="22"/>
      <w:r w:rsidR="001E55C5">
        <w:rPr>
          <w:rStyle w:val="CommentReference"/>
        </w:rPr>
        <w:commentReference w:id="22"/>
      </w:r>
      <w:r w:rsidR="00086BF3" w:rsidRPr="00EA18F2">
        <w:rPr>
          <w:rFonts w:ascii="Times New Roman" w:hAnsi="Times New Roman" w:cs="Times New Roman"/>
          <w:sz w:val="24"/>
          <w:szCs w:val="24"/>
        </w:rPr>
        <w:t xml:space="preserve"> </w:t>
      </w:r>
      <w:r w:rsidR="00EE3186" w:rsidRPr="00EA18F2">
        <w:rPr>
          <w:rFonts w:ascii="Times New Roman" w:hAnsi="Times New Roman" w:cs="Times New Roman"/>
          <w:sz w:val="24"/>
          <w:szCs w:val="24"/>
        </w:rPr>
        <w:t xml:space="preserve">Holding companies or political leaders to their word is </w:t>
      </w:r>
      <w:commentRangeStart w:id="23"/>
      <w:r w:rsidR="00EE3186" w:rsidRPr="00EA18F2">
        <w:rPr>
          <w:rFonts w:ascii="Times New Roman" w:hAnsi="Times New Roman" w:cs="Times New Roman"/>
          <w:sz w:val="24"/>
          <w:szCs w:val="24"/>
        </w:rPr>
        <w:t>becoming a thing of the past, so it is unclear how companies might benefit from commitments</w:t>
      </w:r>
      <w:commentRangeEnd w:id="23"/>
      <w:r w:rsidR="001E55C5">
        <w:rPr>
          <w:rStyle w:val="CommentReference"/>
        </w:rPr>
        <w:commentReference w:id="23"/>
      </w:r>
      <w:r w:rsidR="00EE3186" w:rsidRPr="00EA18F2">
        <w:rPr>
          <w:rFonts w:ascii="Times New Roman" w:hAnsi="Times New Roman" w:cs="Times New Roman"/>
          <w:sz w:val="24"/>
          <w:szCs w:val="24"/>
        </w:rPr>
        <w:t xml:space="preserve">. </w:t>
      </w:r>
      <w:r w:rsidR="00ED108C" w:rsidRPr="00EA18F2">
        <w:rPr>
          <w:rFonts w:ascii="Times New Roman" w:hAnsi="Times New Roman" w:cs="Times New Roman"/>
          <w:sz w:val="24"/>
          <w:szCs w:val="24"/>
        </w:rPr>
        <w:t xml:space="preserve">Also, while companies might aim to achieve climate goals, trends </w:t>
      </w:r>
      <w:r w:rsidR="003B2A3B" w:rsidRPr="00EA18F2">
        <w:rPr>
          <w:rFonts w:ascii="Times New Roman" w:hAnsi="Times New Roman" w:cs="Times New Roman"/>
          <w:sz w:val="24"/>
          <w:szCs w:val="24"/>
        </w:rPr>
        <w:t xml:space="preserve">can </w:t>
      </w:r>
      <w:r w:rsidR="00ED108C" w:rsidRPr="00EA18F2">
        <w:rPr>
          <w:rFonts w:ascii="Times New Roman" w:hAnsi="Times New Roman" w:cs="Times New Roman"/>
          <w:sz w:val="24"/>
          <w:szCs w:val="24"/>
        </w:rPr>
        <w:t>lead to overconfidence.</w:t>
      </w:r>
      <w:r w:rsidR="003B2A3B" w:rsidRPr="00EA18F2">
        <w:rPr>
          <w:rFonts w:ascii="Times New Roman" w:hAnsi="Times New Roman" w:cs="Times New Roman"/>
          <w:sz w:val="24"/>
          <w:szCs w:val="24"/>
        </w:rPr>
        <w:t xml:space="preserve"> </w:t>
      </w:r>
      <w:commentRangeStart w:id="24"/>
      <w:r w:rsidR="003B2A3B" w:rsidRPr="00EA18F2">
        <w:rPr>
          <w:rFonts w:ascii="Times New Roman" w:hAnsi="Times New Roman" w:cs="Times New Roman"/>
          <w:sz w:val="24"/>
          <w:szCs w:val="24"/>
        </w:rPr>
        <w:t xml:space="preserve">This </w:t>
      </w:r>
      <w:commentRangeEnd w:id="24"/>
      <w:r w:rsidR="00196EF4">
        <w:rPr>
          <w:rStyle w:val="CommentReference"/>
        </w:rPr>
        <w:commentReference w:id="24"/>
      </w:r>
      <w:r w:rsidR="003B2A3B" w:rsidRPr="00EA18F2">
        <w:rPr>
          <w:rFonts w:ascii="Times New Roman" w:hAnsi="Times New Roman" w:cs="Times New Roman"/>
          <w:sz w:val="24"/>
          <w:szCs w:val="24"/>
        </w:rPr>
        <w:t xml:space="preserve">leads </w:t>
      </w:r>
      <w:r w:rsidR="00E6536E" w:rsidRPr="00EA18F2">
        <w:rPr>
          <w:rFonts w:ascii="Times New Roman" w:hAnsi="Times New Roman" w:cs="Times New Roman"/>
          <w:sz w:val="24"/>
          <w:szCs w:val="24"/>
        </w:rPr>
        <w:t>in</w:t>
      </w:r>
      <w:r w:rsidR="003B2A3B" w:rsidRPr="00EA18F2">
        <w:rPr>
          <w:rFonts w:ascii="Times New Roman" w:hAnsi="Times New Roman" w:cs="Times New Roman"/>
          <w:sz w:val="24"/>
          <w:szCs w:val="24"/>
        </w:rPr>
        <w:t>to the research question for this paper</w:t>
      </w:r>
      <w:r w:rsidR="007B105A" w:rsidRPr="00EA18F2">
        <w:rPr>
          <w:rFonts w:ascii="Times New Roman" w:hAnsi="Times New Roman" w:cs="Times New Roman"/>
          <w:sz w:val="24"/>
          <w:szCs w:val="24"/>
        </w:rPr>
        <w:t xml:space="preserve">, what are the </w:t>
      </w:r>
      <w:commentRangeStart w:id="25"/>
      <w:r w:rsidR="007B105A" w:rsidRPr="00EA18F2">
        <w:rPr>
          <w:rFonts w:ascii="Times New Roman" w:hAnsi="Times New Roman" w:cs="Times New Roman"/>
          <w:sz w:val="24"/>
          <w:szCs w:val="24"/>
        </w:rPr>
        <w:t xml:space="preserve">benefits </w:t>
      </w:r>
      <w:commentRangeEnd w:id="25"/>
      <w:r w:rsidR="00580EDB">
        <w:rPr>
          <w:rStyle w:val="CommentReference"/>
        </w:rPr>
        <w:commentReference w:id="25"/>
      </w:r>
      <w:r w:rsidR="007B105A" w:rsidRPr="00EA18F2">
        <w:rPr>
          <w:rFonts w:ascii="Times New Roman" w:hAnsi="Times New Roman" w:cs="Times New Roman"/>
          <w:sz w:val="24"/>
          <w:szCs w:val="24"/>
        </w:rPr>
        <w:t xml:space="preserve">of corporate carbon-neutral pledges, and are companies truly delivering on these commitments, particularly those relying heavily on carbon </w:t>
      </w:r>
      <w:proofErr w:type="gramStart"/>
      <w:r w:rsidR="007B105A" w:rsidRPr="00EA18F2">
        <w:rPr>
          <w:rFonts w:ascii="Times New Roman" w:hAnsi="Times New Roman" w:cs="Times New Roman"/>
          <w:sz w:val="24"/>
          <w:szCs w:val="24"/>
        </w:rPr>
        <w:t>credits</w:t>
      </w:r>
      <w:proofErr w:type="gramEnd"/>
      <w:r w:rsidR="007B105A" w:rsidRPr="00EA18F2">
        <w:rPr>
          <w:rFonts w:ascii="Times New Roman" w:hAnsi="Times New Roman" w:cs="Times New Roman"/>
          <w:sz w:val="24"/>
          <w:szCs w:val="24"/>
        </w:rPr>
        <w:t>?</w:t>
      </w:r>
    </w:p>
    <w:p w14:paraId="19EAF4EC" w14:textId="6B24FDE8" w:rsidR="00ED21D5" w:rsidRPr="00EA18F2" w:rsidRDefault="008E4A8D" w:rsidP="00EA18F2">
      <w:pPr>
        <w:spacing w:line="480" w:lineRule="auto"/>
        <w:ind w:firstLine="720"/>
        <w:rPr>
          <w:rFonts w:ascii="Times New Roman" w:hAnsi="Times New Roman" w:cs="Times New Roman"/>
          <w:sz w:val="24"/>
          <w:szCs w:val="24"/>
        </w:rPr>
      </w:pPr>
      <w:del w:id="26" w:author="Kyle Coombs" w:date="2025-02-19T16:25:00Z" w16du:dateUtc="2025-02-19T21:25:00Z">
        <w:r w:rsidRPr="00EA18F2" w:rsidDel="00A00263">
          <w:rPr>
            <w:rFonts w:ascii="Times New Roman" w:hAnsi="Times New Roman" w:cs="Times New Roman"/>
            <w:sz w:val="24"/>
            <w:szCs w:val="24"/>
          </w:rPr>
          <w:delText>In respect to th</w:delText>
        </w:r>
        <w:r w:rsidR="006C5BDE" w:rsidRPr="00EA18F2" w:rsidDel="00A00263">
          <w:rPr>
            <w:rFonts w:ascii="Times New Roman" w:hAnsi="Times New Roman" w:cs="Times New Roman"/>
            <w:sz w:val="24"/>
            <w:szCs w:val="24"/>
          </w:rPr>
          <w:delText xml:space="preserve">is </w:delText>
        </w:r>
        <w:r w:rsidRPr="00EA18F2" w:rsidDel="00A00263">
          <w:rPr>
            <w:rFonts w:ascii="Times New Roman" w:hAnsi="Times New Roman" w:cs="Times New Roman"/>
            <w:sz w:val="24"/>
            <w:szCs w:val="24"/>
          </w:rPr>
          <w:delText xml:space="preserve">research question, </w:delText>
        </w:r>
      </w:del>
      <w:r w:rsidR="005B2396" w:rsidRPr="00EA18F2">
        <w:rPr>
          <w:rFonts w:ascii="Times New Roman" w:hAnsi="Times New Roman" w:cs="Times New Roman"/>
          <w:sz w:val="24"/>
          <w:szCs w:val="24"/>
        </w:rPr>
        <w:t xml:space="preserve">I hypothesize that </w:t>
      </w:r>
      <w:r w:rsidRPr="00EA18F2">
        <w:rPr>
          <w:rFonts w:ascii="Times New Roman" w:hAnsi="Times New Roman" w:cs="Times New Roman"/>
          <w:sz w:val="24"/>
          <w:szCs w:val="24"/>
        </w:rPr>
        <w:t xml:space="preserve">making promises (irrespective to actions) has a </w:t>
      </w:r>
      <w:commentRangeStart w:id="27"/>
      <w:r w:rsidRPr="00EA18F2">
        <w:rPr>
          <w:rFonts w:ascii="Times New Roman" w:hAnsi="Times New Roman" w:cs="Times New Roman"/>
          <w:sz w:val="24"/>
          <w:szCs w:val="24"/>
        </w:rPr>
        <w:t xml:space="preserve">positive effect on future earnings and reputation. </w:t>
      </w:r>
      <w:commentRangeEnd w:id="27"/>
      <w:r w:rsidR="00A00263">
        <w:rPr>
          <w:rStyle w:val="CommentReference"/>
        </w:rPr>
        <w:commentReference w:id="27"/>
      </w:r>
      <w:r w:rsidR="006C5BDE" w:rsidRPr="00EA18F2">
        <w:rPr>
          <w:rFonts w:ascii="Times New Roman" w:hAnsi="Times New Roman" w:cs="Times New Roman"/>
          <w:sz w:val="24"/>
          <w:szCs w:val="24"/>
        </w:rPr>
        <w:t>Additionally, c</w:t>
      </w:r>
      <w:r w:rsidRPr="00EA18F2">
        <w:rPr>
          <w:rFonts w:ascii="Times New Roman" w:hAnsi="Times New Roman" w:cs="Times New Roman"/>
          <w:sz w:val="24"/>
          <w:szCs w:val="24"/>
        </w:rPr>
        <w:t xml:space="preserve">ompanies that have laid out plans are more accountable to reduce emissions. </w:t>
      </w:r>
      <w:commentRangeStart w:id="28"/>
      <w:r w:rsidR="006C5BDE" w:rsidRPr="00EA18F2">
        <w:rPr>
          <w:rFonts w:ascii="Times New Roman" w:hAnsi="Times New Roman" w:cs="Times New Roman"/>
          <w:sz w:val="24"/>
          <w:szCs w:val="24"/>
        </w:rPr>
        <w:t>Lastly, c</w:t>
      </w:r>
      <w:r w:rsidRPr="00EA18F2">
        <w:rPr>
          <w:rFonts w:ascii="Times New Roman" w:hAnsi="Times New Roman" w:cs="Times New Roman"/>
          <w:sz w:val="24"/>
          <w:szCs w:val="24"/>
        </w:rPr>
        <w:t>arbon offsetting projects are encouraging companies to burn more fossil fuels and are being poorly accounted for</w:t>
      </w:r>
      <w:commentRangeEnd w:id="28"/>
      <w:r w:rsidR="00557A04">
        <w:rPr>
          <w:rStyle w:val="CommentReference"/>
        </w:rPr>
        <w:commentReference w:id="28"/>
      </w:r>
      <w:r w:rsidRPr="00EA18F2">
        <w:rPr>
          <w:rFonts w:ascii="Times New Roman" w:hAnsi="Times New Roman" w:cs="Times New Roman"/>
          <w:sz w:val="24"/>
          <w:szCs w:val="24"/>
        </w:rPr>
        <w:t>.</w:t>
      </w:r>
    </w:p>
    <w:p w14:paraId="16C3BD1A" w14:textId="3EAFA23F" w:rsidR="0007343D" w:rsidRPr="00EA18F2" w:rsidRDefault="0007343D" w:rsidP="00EA18F2">
      <w:pPr>
        <w:spacing w:line="480" w:lineRule="auto"/>
        <w:rPr>
          <w:rFonts w:ascii="Times New Roman" w:hAnsi="Times New Roman" w:cs="Times New Roman"/>
          <w:sz w:val="24"/>
          <w:szCs w:val="24"/>
        </w:rPr>
      </w:pPr>
      <w:r w:rsidRPr="00EA18F2">
        <w:rPr>
          <w:rFonts w:ascii="Times New Roman" w:hAnsi="Times New Roman" w:cs="Times New Roman"/>
          <w:sz w:val="24"/>
          <w:szCs w:val="24"/>
        </w:rPr>
        <w:tab/>
      </w:r>
      <w:r w:rsidR="00220C68" w:rsidRPr="00EA18F2">
        <w:rPr>
          <w:rFonts w:ascii="Times New Roman" w:hAnsi="Times New Roman" w:cs="Times New Roman"/>
          <w:sz w:val="24"/>
          <w:szCs w:val="24"/>
        </w:rPr>
        <w:t xml:space="preserve">The benefits of </w:t>
      </w:r>
      <w:r w:rsidR="00416CD9" w:rsidRPr="00EA18F2">
        <w:rPr>
          <w:rFonts w:ascii="Times New Roman" w:hAnsi="Times New Roman" w:cs="Times New Roman"/>
          <w:sz w:val="24"/>
          <w:szCs w:val="24"/>
        </w:rPr>
        <w:t>c</w:t>
      </w:r>
      <w:r w:rsidR="00220C68" w:rsidRPr="00EA18F2">
        <w:rPr>
          <w:rFonts w:ascii="Times New Roman" w:hAnsi="Times New Roman" w:cs="Times New Roman"/>
          <w:sz w:val="24"/>
          <w:szCs w:val="24"/>
        </w:rPr>
        <w:t xml:space="preserve">arbon pledges </w:t>
      </w:r>
      <w:r w:rsidR="00612545" w:rsidRPr="00EA18F2">
        <w:rPr>
          <w:rFonts w:ascii="Times New Roman" w:hAnsi="Times New Roman" w:cs="Times New Roman"/>
          <w:sz w:val="24"/>
          <w:szCs w:val="24"/>
        </w:rPr>
        <w:t>have</w:t>
      </w:r>
      <w:r w:rsidR="00220C68" w:rsidRPr="00EA18F2">
        <w:rPr>
          <w:rFonts w:ascii="Times New Roman" w:hAnsi="Times New Roman" w:cs="Times New Roman"/>
          <w:sz w:val="24"/>
          <w:szCs w:val="24"/>
        </w:rPr>
        <w:t xml:space="preserve"> been </w:t>
      </w:r>
      <w:r w:rsidR="00C04B34" w:rsidRPr="00EA18F2">
        <w:rPr>
          <w:rFonts w:ascii="Times New Roman" w:hAnsi="Times New Roman" w:cs="Times New Roman"/>
          <w:sz w:val="24"/>
          <w:szCs w:val="24"/>
        </w:rPr>
        <w:t xml:space="preserve">explored by existing literature on a </w:t>
      </w:r>
      <w:r w:rsidR="00612545" w:rsidRPr="00EA18F2">
        <w:rPr>
          <w:rFonts w:ascii="Times New Roman" w:hAnsi="Times New Roman" w:cs="Times New Roman"/>
          <w:sz w:val="24"/>
          <w:szCs w:val="24"/>
        </w:rPr>
        <w:t>short-term</w:t>
      </w:r>
      <w:r w:rsidR="00C04B34" w:rsidRPr="00EA18F2">
        <w:rPr>
          <w:rFonts w:ascii="Times New Roman" w:hAnsi="Times New Roman" w:cs="Times New Roman"/>
          <w:sz w:val="24"/>
          <w:szCs w:val="24"/>
        </w:rPr>
        <w:t xml:space="preserve"> scale. </w:t>
      </w:r>
      <w:r w:rsidR="00B03DBA" w:rsidRPr="00EA18F2">
        <w:rPr>
          <w:rFonts w:ascii="Times New Roman" w:hAnsi="Times New Roman" w:cs="Times New Roman"/>
          <w:sz w:val="24"/>
          <w:szCs w:val="24"/>
        </w:rPr>
        <w:t>Baur found that on</w:t>
      </w:r>
      <w:r w:rsidR="0094634F" w:rsidRPr="00EA18F2">
        <w:rPr>
          <w:rFonts w:ascii="Times New Roman" w:hAnsi="Times New Roman" w:cs="Times New Roman"/>
          <w:sz w:val="24"/>
          <w:szCs w:val="24"/>
        </w:rPr>
        <w:t xml:space="preserve"> the day, </w:t>
      </w:r>
      <w:commentRangeStart w:id="29"/>
      <w:r w:rsidR="0094634F" w:rsidRPr="00EA18F2">
        <w:rPr>
          <w:rFonts w:ascii="Times New Roman" w:hAnsi="Times New Roman" w:cs="Times New Roman"/>
          <w:sz w:val="24"/>
          <w:szCs w:val="24"/>
        </w:rPr>
        <w:t>“Announcements of green pledges significantly and persistently raise stock prices, consistent with reductions in the carbon premium</w:t>
      </w:r>
      <w:commentRangeEnd w:id="29"/>
      <w:r w:rsidR="00F06110">
        <w:rPr>
          <w:rStyle w:val="CommentReference"/>
        </w:rPr>
        <w:commentReference w:id="29"/>
      </w:r>
      <w:r w:rsidR="0094634F" w:rsidRPr="00EA18F2">
        <w:rPr>
          <w:rFonts w:ascii="Times New Roman" w:hAnsi="Times New Roman" w:cs="Times New Roman"/>
          <w:sz w:val="24"/>
          <w:szCs w:val="24"/>
        </w:rPr>
        <w:t>” (Baur</w:t>
      </w:r>
      <w:ins w:id="30" w:author="Kyle Coombs" w:date="2025-02-19T16:30:00Z" w16du:dateUtc="2025-02-19T21:30:00Z">
        <w:r w:rsidR="009D4129">
          <w:rPr>
            <w:rFonts w:ascii="Times New Roman" w:hAnsi="Times New Roman" w:cs="Times New Roman"/>
            <w:sz w:val="24"/>
            <w:szCs w:val="24"/>
          </w:rPr>
          <w:t xml:space="preserve"> year</w:t>
        </w:r>
      </w:ins>
      <w:r w:rsidR="0094634F" w:rsidRPr="00EA18F2">
        <w:rPr>
          <w:rFonts w:ascii="Times New Roman" w:hAnsi="Times New Roman" w:cs="Times New Roman"/>
          <w:sz w:val="24"/>
          <w:szCs w:val="24"/>
        </w:rPr>
        <w:t>).</w:t>
      </w:r>
      <w:r w:rsidR="00612545" w:rsidRPr="00EA18F2">
        <w:rPr>
          <w:rFonts w:ascii="Times New Roman" w:hAnsi="Times New Roman" w:cs="Times New Roman"/>
          <w:sz w:val="24"/>
          <w:szCs w:val="24"/>
        </w:rPr>
        <w:t xml:space="preserve"> </w:t>
      </w:r>
      <w:r w:rsidR="003A62D7" w:rsidRPr="00EA18F2">
        <w:rPr>
          <w:rFonts w:ascii="Times New Roman" w:hAnsi="Times New Roman" w:cs="Times New Roman"/>
          <w:sz w:val="24"/>
          <w:szCs w:val="24"/>
        </w:rPr>
        <w:t>My analysis</w:t>
      </w:r>
      <w:r w:rsidR="00FF0CFB" w:rsidRPr="00EA18F2">
        <w:rPr>
          <w:rFonts w:ascii="Times New Roman" w:hAnsi="Times New Roman" w:cs="Times New Roman"/>
          <w:sz w:val="24"/>
          <w:szCs w:val="24"/>
        </w:rPr>
        <w:t xml:space="preserve"> will look at long term effects of </w:t>
      </w:r>
      <w:r w:rsidR="0050255D" w:rsidRPr="00EA18F2">
        <w:rPr>
          <w:rFonts w:ascii="Times New Roman" w:hAnsi="Times New Roman" w:cs="Times New Roman"/>
          <w:sz w:val="24"/>
          <w:szCs w:val="24"/>
        </w:rPr>
        <w:t>fortune 5</w:t>
      </w:r>
      <w:r w:rsidR="00514873" w:rsidRPr="00EA18F2">
        <w:rPr>
          <w:rFonts w:ascii="Times New Roman" w:hAnsi="Times New Roman" w:cs="Times New Roman"/>
          <w:sz w:val="24"/>
          <w:szCs w:val="24"/>
        </w:rPr>
        <w:t xml:space="preserve">00 </w:t>
      </w:r>
      <w:r w:rsidR="002D7B32" w:rsidRPr="00EA18F2">
        <w:rPr>
          <w:rFonts w:ascii="Times New Roman" w:hAnsi="Times New Roman" w:cs="Times New Roman"/>
          <w:sz w:val="24"/>
          <w:szCs w:val="24"/>
        </w:rPr>
        <w:t xml:space="preserve">companies making carbon pledges. </w:t>
      </w:r>
      <w:commentRangeStart w:id="31"/>
      <w:r w:rsidR="002D7B32" w:rsidRPr="00EA18F2">
        <w:rPr>
          <w:rFonts w:ascii="Times New Roman" w:hAnsi="Times New Roman" w:cs="Times New Roman"/>
          <w:sz w:val="24"/>
          <w:szCs w:val="24"/>
        </w:rPr>
        <w:t xml:space="preserve">This </w:t>
      </w:r>
      <w:commentRangeEnd w:id="31"/>
      <w:r w:rsidR="00361A3E">
        <w:rPr>
          <w:rStyle w:val="CommentReference"/>
        </w:rPr>
        <w:commentReference w:id="31"/>
      </w:r>
      <w:r w:rsidR="002D7B32" w:rsidRPr="00EA18F2">
        <w:rPr>
          <w:rFonts w:ascii="Times New Roman" w:hAnsi="Times New Roman" w:cs="Times New Roman"/>
          <w:sz w:val="24"/>
          <w:szCs w:val="24"/>
        </w:rPr>
        <w:t xml:space="preserve">will differentiate from previous literature by analyzing the marketability trends </w:t>
      </w:r>
      <w:r w:rsidR="00ED39A7" w:rsidRPr="00EA18F2">
        <w:rPr>
          <w:rFonts w:ascii="Times New Roman" w:hAnsi="Times New Roman" w:cs="Times New Roman"/>
          <w:sz w:val="24"/>
          <w:szCs w:val="24"/>
        </w:rPr>
        <w:t xml:space="preserve">and long-term </w:t>
      </w:r>
      <w:r w:rsidR="00ED39A7" w:rsidRPr="00EA18F2">
        <w:rPr>
          <w:rFonts w:ascii="Times New Roman" w:hAnsi="Times New Roman" w:cs="Times New Roman"/>
          <w:sz w:val="24"/>
          <w:szCs w:val="24"/>
        </w:rPr>
        <w:lastRenderedPageBreak/>
        <w:t xml:space="preserve">stock price differences. </w:t>
      </w:r>
      <w:r w:rsidR="00F766AD" w:rsidRPr="00EA18F2">
        <w:rPr>
          <w:rFonts w:ascii="Times New Roman" w:hAnsi="Times New Roman" w:cs="Times New Roman"/>
          <w:sz w:val="24"/>
          <w:szCs w:val="24"/>
        </w:rPr>
        <w:t xml:space="preserve">I would also like to additionally look into locational </w:t>
      </w:r>
      <w:r w:rsidR="00536B69" w:rsidRPr="00EA18F2">
        <w:rPr>
          <w:rFonts w:ascii="Times New Roman" w:hAnsi="Times New Roman" w:cs="Times New Roman"/>
          <w:sz w:val="24"/>
          <w:szCs w:val="24"/>
        </w:rPr>
        <w:t xml:space="preserve">benefits and the effect of reputation on value. </w:t>
      </w:r>
    </w:p>
    <w:p w14:paraId="4361DEAF" w14:textId="047BDC7C" w:rsidR="00416CD9" w:rsidRPr="00EA18F2" w:rsidRDefault="00B13E24" w:rsidP="00F06110">
      <w:pPr>
        <w:spacing w:line="480" w:lineRule="auto"/>
        <w:ind w:firstLine="720"/>
        <w:rPr>
          <w:rFonts w:ascii="Times New Roman" w:hAnsi="Times New Roman" w:cs="Times New Roman"/>
          <w:sz w:val="24"/>
          <w:szCs w:val="24"/>
        </w:rPr>
        <w:pPrChange w:id="32" w:author="Kyle Coombs" w:date="2025-02-19T16:28:00Z" w16du:dateUtc="2025-02-19T21:28:00Z">
          <w:pPr>
            <w:spacing w:line="480" w:lineRule="auto"/>
          </w:pPr>
        </w:pPrChange>
      </w:pPr>
      <w:r w:rsidRPr="00EA18F2">
        <w:rPr>
          <w:rFonts w:ascii="Times New Roman" w:hAnsi="Times New Roman" w:cs="Times New Roman"/>
          <w:sz w:val="24"/>
          <w:szCs w:val="24"/>
        </w:rPr>
        <w:t>Accountability has</w:t>
      </w:r>
      <w:r w:rsidR="00060202" w:rsidRPr="00EA18F2">
        <w:rPr>
          <w:rFonts w:ascii="Times New Roman" w:hAnsi="Times New Roman" w:cs="Times New Roman"/>
          <w:sz w:val="24"/>
          <w:szCs w:val="24"/>
        </w:rPr>
        <w:t xml:space="preserve"> also been explored a by existing literature. </w:t>
      </w:r>
      <w:r w:rsidR="00997F28" w:rsidRPr="00EA18F2">
        <w:rPr>
          <w:rFonts w:ascii="Times New Roman" w:hAnsi="Times New Roman" w:cs="Times New Roman"/>
          <w:sz w:val="24"/>
          <w:szCs w:val="24"/>
        </w:rPr>
        <w:t xml:space="preserve">Comello comments on the </w:t>
      </w:r>
      <w:r w:rsidR="00E706DE" w:rsidRPr="00EA18F2">
        <w:rPr>
          <w:rFonts w:ascii="Times New Roman" w:hAnsi="Times New Roman" w:cs="Times New Roman"/>
          <w:sz w:val="24"/>
          <w:szCs w:val="24"/>
        </w:rPr>
        <w:t xml:space="preserve">lack of regularity on reporting progress. </w:t>
      </w:r>
      <w:commentRangeStart w:id="33"/>
      <w:r w:rsidR="00997F28" w:rsidRPr="00EA18F2">
        <w:rPr>
          <w:rFonts w:ascii="Times New Roman" w:hAnsi="Times New Roman" w:cs="Times New Roman"/>
          <w:sz w:val="24"/>
          <w:szCs w:val="24"/>
        </w:rPr>
        <w:t xml:space="preserve">“Several recent studies point to considerable variation in the measurement of corporate carbon footprints and in reporting progress toward the target of full decarbonization. More broadly, earlier literature has expressed concern over greenwashing in corporate commitments, pointing to </w:t>
      </w:r>
      <w:r w:rsidR="00B906B5" w:rsidRPr="00EA18F2">
        <w:rPr>
          <w:rFonts w:ascii="Times New Roman" w:hAnsi="Times New Roman" w:cs="Times New Roman"/>
          <w:sz w:val="24"/>
          <w:szCs w:val="24"/>
        </w:rPr>
        <w:t>‘</w:t>
      </w:r>
      <w:r w:rsidR="00997F28" w:rsidRPr="00EA18F2">
        <w:rPr>
          <w:rFonts w:ascii="Times New Roman" w:hAnsi="Times New Roman" w:cs="Times New Roman"/>
          <w:sz w:val="24"/>
          <w:szCs w:val="24"/>
        </w:rPr>
        <w:t>decoupling</w:t>
      </w:r>
      <w:r w:rsidR="00B906B5" w:rsidRPr="00EA18F2">
        <w:rPr>
          <w:rFonts w:ascii="Times New Roman" w:hAnsi="Times New Roman" w:cs="Times New Roman"/>
          <w:sz w:val="24"/>
          <w:szCs w:val="24"/>
        </w:rPr>
        <w:t>’</w:t>
      </w:r>
      <w:r w:rsidR="00997F28" w:rsidRPr="00EA18F2">
        <w:rPr>
          <w:rFonts w:ascii="Times New Roman" w:hAnsi="Times New Roman" w:cs="Times New Roman"/>
          <w:sz w:val="24"/>
          <w:szCs w:val="24"/>
        </w:rPr>
        <w:t xml:space="preserve"> of commitments and concrete actions and a general lack of corporate accountability” </w:t>
      </w:r>
      <w:commentRangeEnd w:id="33"/>
      <w:r w:rsidR="00E86DC1">
        <w:rPr>
          <w:rStyle w:val="CommentReference"/>
        </w:rPr>
        <w:commentReference w:id="33"/>
      </w:r>
      <w:r w:rsidR="00997F28" w:rsidRPr="00EA18F2">
        <w:rPr>
          <w:rFonts w:ascii="Times New Roman" w:hAnsi="Times New Roman" w:cs="Times New Roman"/>
          <w:sz w:val="24"/>
          <w:szCs w:val="24"/>
        </w:rPr>
        <w:t>(Comello</w:t>
      </w:r>
      <w:ins w:id="34" w:author="Kyle Coombs" w:date="2025-02-19T16:30:00Z" w16du:dateUtc="2025-02-19T21:30:00Z">
        <w:r w:rsidR="009D4129">
          <w:rPr>
            <w:rFonts w:ascii="Times New Roman" w:hAnsi="Times New Roman" w:cs="Times New Roman"/>
            <w:sz w:val="24"/>
            <w:szCs w:val="24"/>
          </w:rPr>
          <w:t xml:space="preserve"> year</w:t>
        </w:r>
      </w:ins>
      <w:r w:rsidR="00997F28" w:rsidRPr="00EA18F2">
        <w:rPr>
          <w:rFonts w:ascii="Times New Roman" w:hAnsi="Times New Roman" w:cs="Times New Roman"/>
          <w:sz w:val="24"/>
          <w:szCs w:val="24"/>
        </w:rPr>
        <w:t>).</w:t>
      </w:r>
      <w:r w:rsidR="008657F2" w:rsidRPr="00EA18F2">
        <w:rPr>
          <w:rFonts w:ascii="Times New Roman" w:hAnsi="Times New Roman" w:cs="Times New Roman"/>
          <w:sz w:val="24"/>
          <w:szCs w:val="24"/>
        </w:rPr>
        <w:t xml:space="preserve"> </w:t>
      </w:r>
      <w:commentRangeStart w:id="35"/>
      <w:r w:rsidR="003E5811" w:rsidRPr="00EA18F2">
        <w:rPr>
          <w:rFonts w:ascii="Times New Roman" w:hAnsi="Times New Roman" w:cs="Times New Roman"/>
          <w:sz w:val="24"/>
          <w:szCs w:val="24"/>
        </w:rPr>
        <w:t xml:space="preserve">I will add to existing literature </w:t>
      </w:r>
      <w:r w:rsidR="00BD423A" w:rsidRPr="00EA18F2">
        <w:rPr>
          <w:rFonts w:ascii="Times New Roman" w:hAnsi="Times New Roman" w:cs="Times New Roman"/>
          <w:sz w:val="24"/>
          <w:szCs w:val="24"/>
        </w:rPr>
        <w:t>by</w:t>
      </w:r>
      <w:r w:rsidR="002326A2" w:rsidRPr="00EA18F2">
        <w:rPr>
          <w:rFonts w:ascii="Times New Roman" w:hAnsi="Times New Roman" w:cs="Times New Roman"/>
          <w:sz w:val="24"/>
          <w:szCs w:val="24"/>
        </w:rPr>
        <w:t xml:space="preserve"> analyz</w:t>
      </w:r>
      <w:r w:rsidR="00BD423A" w:rsidRPr="00EA18F2">
        <w:rPr>
          <w:rFonts w:ascii="Times New Roman" w:hAnsi="Times New Roman" w:cs="Times New Roman"/>
          <w:sz w:val="24"/>
          <w:szCs w:val="24"/>
        </w:rPr>
        <w:t xml:space="preserve">ing </w:t>
      </w:r>
      <w:r w:rsidR="002326A2" w:rsidRPr="00EA18F2">
        <w:rPr>
          <w:rFonts w:ascii="Times New Roman" w:hAnsi="Times New Roman" w:cs="Times New Roman"/>
          <w:sz w:val="24"/>
          <w:szCs w:val="24"/>
        </w:rPr>
        <w:t>contents of publicly available sustainability reports to see if companies are able to back their words.</w:t>
      </w:r>
      <w:r w:rsidR="00820EE6" w:rsidRPr="00EA18F2">
        <w:rPr>
          <w:rFonts w:ascii="Times New Roman" w:hAnsi="Times New Roman" w:cs="Times New Roman"/>
          <w:sz w:val="24"/>
          <w:szCs w:val="24"/>
        </w:rPr>
        <w:t xml:space="preserve"> This will include comparisons to original plans and text analysis</w:t>
      </w:r>
      <w:r w:rsidR="00416CD9" w:rsidRPr="00EA18F2">
        <w:rPr>
          <w:rFonts w:ascii="Times New Roman" w:hAnsi="Times New Roman" w:cs="Times New Roman"/>
          <w:sz w:val="24"/>
          <w:szCs w:val="24"/>
        </w:rPr>
        <w:t xml:space="preserve">. </w:t>
      </w:r>
      <w:commentRangeEnd w:id="35"/>
      <w:r w:rsidR="00145802">
        <w:rPr>
          <w:rStyle w:val="CommentReference"/>
        </w:rPr>
        <w:commentReference w:id="35"/>
      </w:r>
    </w:p>
    <w:p w14:paraId="626013E6" w14:textId="77777777" w:rsidR="00E823F6" w:rsidRPr="00EA18F2" w:rsidRDefault="00416CD9" w:rsidP="00EA18F2">
      <w:pPr>
        <w:spacing w:line="480" w:lineRule="auto"/>
        <w:ind w:firstLine="720"/>
        <w:rPr>
          <w:rFonts w:ascii="Times New Roman" w:hAnsi="Times New Roman" w:cs="Times New Roman"/>
          <w:sz w:val="24"/>
          <w:szCs w:val="24"/>
        </w:rPr>
      </w:pPr>
      <w:r w:rsidRPr="00EA18F2">
        <w:rPr>
          <w:rFonts w:ascii="Times New Roman" w:hAnsi="Times New Roman" w:cs="Times New Roman"/>
          <w:sz w:val="24"/>
          <w:szCs w:val="24"/>
        </w:rPr>
        <w:t xml:space="preserve">Among carbon pledges, </w:t>
      </w:r>
      <w:r w:rsidR="00AA3024" w:rsidRPr="00EA18F2">
        <w:rPr>
          <w:rFonts w:ascii="Times New Roman" w:hAnsi="Times New Roman" w:cs="Times New Roman"/>
          <w:sz w:val="24"/>
          <w:szCs w:val="24"/>
        </w:rPr>
        <w:t xml:space="preserve">using </w:t>
      </w:r>
      <w:r w:rsidRPr="00EA18F2">
        <w:rPr>
          <w:rFonts w:ascii="Times New Roman" w:hAnsi="Times New Roman" w:cs="Times New Roman"/>
          <w:sz w:val="24"/>
          <w:szCs w:val="24"/>
        </w:rPr>
        <w:t>offset</w:t>
      </w:r>
      <w:r w:rsidR="00AA3024" w:rsidRPr="00EA18F2">
        <w:rPr>
          <w:rFonts w:ascii="Times New Roman" w:hAnsi="Times New Roman" w:cs="Times New Roman"/>
          <w:sz w:val="24"/>
          <w:szCs w:val="24"/>
        </w:rPr>
        <w:t>s</w:t>
      </w:r>
      <w:r w:rsidRPr="00EA18F2">
        <w:rPr>
          <w:rFonts w:ascii="Times New Roman" w:hAnsi="Times New Roman" w:cs="Times New Roman"/>
          <w:sz w:val="24"/>
          <w:szCs w:val="24"/>
        </w:rPr>
        <w:t xml:space="preserve"> through carbon credits </w:t>
      </w:r>
      <w:r w:rsidR="008A23E6" w:rsidRPr="00EA18F2">
        <w:rPr>
          <w:rFonts w:ascii="Times New Roman" w:hAnsi="Times New Roman" w:cs="Times New Roman"/>
          <w:sz w:val="24"/>
          <w:szCs w:val="24"/>
        </w:rPr>
        <w:t xml:space="preserve">is a popular option for large companies. </w:t>
      </w:r>
      <w:commentRangeStart w:id="36"/>
      <w:r w:rsidR="001B46ED" w:rsidRPr="00EA18F2">
        <w:rPr>
          <w:rFonts w:ascii="Times New Roman" w:hAnsi="Times New Roman" w:cs="Times New Roman"/>
          <w:sz w:val="24"/>
          <w:szCs w:val="24"/>
        </w:rPr>
        <w:t xml:space="preserve">There have been conflicting views on </w:t>
      </w:r>
      <w:r w:rsidR="00AD2141" w:rsidRPr="00EA18F2">
        <w:rPr>
          <w:rFonts w:ascii="Times New Roman" w:hAnsi="Times New Roman" w:cs="Times New Roman"/>
          <w:sz w:val="24"/>
          <w:szCs w:val="24"/>
        </w:rPr>
        <w:t xml:space="preserve">the effectiveness </w:t>
      </w:r>
      <w:r w:rsidR="005D2228" w:rsidRPr="00EA18F2">
        <w:rPr>
          <w:rFonts w:ascii="Times New Roman" w:hAnsi="Times New Roman" w:cs="Times New Roman"/>
          <w:sz w:val="24"/>
          <w:szCs w:val="24"/>
        </w:rPr>
        <w:t>of carbon crediting</w:t>
      </w:r>
      <w:commentRangeEnd w:id="36"/>
      <w:r w:rsidR="009D4129">
        <w:rPr>
          <w:rStyle w:val="CommentReference"/>
        </w:rPr>
        <w:commentReference w:id="36"/>
      </w:r>
      <w:r w:rsidR="00042755" w:rsidRPr="00EA18F2">
        <w:rPr>
          <w:rFonts w:ascii="Times New Roman" w:hAnsi="Times New Roman" w:cs="Times New Roman"/>
          <w:sz w:val="24"/>
          <w:szCs w:val="24"/>
        </w:rPr>
        <w:t>, both in its effectiveness at building a better future</w:t>
      </w:r>
      <w:r w:rsidR="00243912" w:rsidRPr="00EA18F2">
        <w:rPr>
          <w:rFonts w:ascii="Times New Roman" w:hAnsi="Times New Roman" w:cs="Times New Roman"/>
          <w:sz w:val="24"/>
          <w:szCs w:val="24"/>
        </w:rPr>
        <w:t xml:space="preserve"> and accurately </w:t>
      </w:r>
      <w:r w:rsidR="003F7381" w:rsidRPr="00EA18F2">
        <w:rPr>
          <w:rFonts w:ascii="Times New Roman" w:hAnsi="Times New Roman" w:cs="Times New Roman"/>
          <w:sz w:val="24"/>
          <w:szCs w:val="24"/>
        </w:rPr>
        <w:t xml:space="preserve">measuring carbon reductions. </w:t>
      </w:r>
    </w:p>
    <w:p w14:paraId="63EB80A5" w14:textId="779E2AEC" w:rsidR="00E823F6" w:rsidRPr="00EA18F2" w:rsidRDefault="00E823F6" w:rsidP="00EA18F2">
      <w:pPr>
        <w:spacing w:line="480" w:lineRule="auto"/>
        <w:ind w:firstLine="720"/>
        <w:rPr>
          <w:rFonts w:ascii="Times New Roman" w:hAnsi="Times New Roman" w:cs="Times New Roman"/>
          <w:sz w:val="24"/>
          <w:szCs w:val="24"/>
        </w:rPr>
      </w:pPr>
      <w:r w:rsidRPr="00EA18F2">
        <w:rPr>
          <w:rFonts w:ascii="Times New Roman" w:hAnsi="Times New Roman" w:cs="Times New Roman"/>
          <w:sz w:val="24"/>
          <w:szCs w:val="24"/>
        </w:rPr>
        <w:t xml:space="preserve">Surrounding </w:t>
      </w:r>
      <w:r w:rsidR="00886AF7" w:rsidRPr="00EA18F2">
        <w:rPr>
          <w:rFonts w:ascii="Times New Roman" w:hAnsi="Times New Roman" w:cs="Times New Roman"/>
          <w:sz w:val="24"/>
          <w:szCs w:val="24"/>
        </w:rPr>
        <w:t>the effectiveness on creating a more sustainable future, there are disagreements on how best to</w:t>
      </w:r>
      <w:r w:rsidR="004A18D4" w:rsidRPr="00EA18F2">
        <w:rPr>
          <w:rFonts w:ascii="Times New Roman" w:hAnsi="Times New Roman" w:cs="Times New Roman"/>
          <w:sz w:val="24"/>
          <w:szCs w:val="24"/>
        </w:rPr>
        <w:t xml:space="preserve"> tackle climate change. </w:t>
      </w:r>
      <w:commentRangeStart w:id="37"/>
      <w:r w:rsidR="008A3EB6" w:rsidRPr="00EA18F2">
        <w:rPr>
          <w:rFonts w:ascii="Times New Roman" w:hAnsi="Times New Roman" w:cs="Times New Roman"/>
          <w:sz w:val="24"/>
          <w:szCs w:val="24"/>
        </w:rPr>
        <w:t>Mathews</w:t>
      </w:r>
      <w:ins w:id="38" w:author="Kyle Coombs" w:date="2025-02-19T16:30:00Z" w16du:dateUtc="2025-02-19T21:30:00Z">
        <w:r w:rsidR="009D4129">
          <w:rPr>
            <w:rFonts w:ascii="Times New Roman" w:hAnsi="Times New Roman" w:cs="Times New Roman"/>
            <w:sz w:val="24"/>
            <w:szCs w:val="24"/>
          </w:rPr>
          <w:t xml:space="preserve"> (year)</w:t>
        </w:r>
      </w:ins>
      <w:r w:rsidR="008A3EB6" w:rsidRPr="00EA18F2">
        <w:rPr>
          <w:rFonts w:ascii="Times New Roman" w:hAnsi="Times New Roman" w:cs="Times New Roman"/>
          <w:sz w:val="24"/>
          <w:szCs w:val="24"/>
        </w:rPr>
        <w:t xml:space="preserve"> describes that innovation </w:t>
      </w:r>
      <w:r w:rsidR="003533F0" w:rsidRPr="00EA18F2">
        <w:rPr>
          <w:rFonts w:ascii="Times New Roman" w:hAnsi="Times New Roman" w:cs="Times New Roman"/>
          <w:sz w:val="24"/>
          <w:szCs w:val="24"/>
        </w:rPr>
        <w:t xml:space="preserve">being allowed to continue at the highest level is more important than reducing emission costs. </w:t>
      </w:r>
      <w:r w:rsidR="003706DD" w:rsidRPr="00EA18F2">
        <w:rPr>
          <w:rFonts w:ascii="Times New Roman" w:hAnsi="Times New Roman" w:cs="Times New Roman"/>
          <w:sz w:val="24"/>
          <w:szCs w:val="24"/>
        </w:rPr>
        <w:t>“A perspective based on creation and use of carbon credits provides a means of avoiding the shock of abrupt industrial change…Had entrepreneurs in the 18th and 19th centuries focused only on costs and not on the returns available through use of new technologies...then the transformation we call the Industrial Revolution would probably never have happened”</w:t>
      </w:r>
      <w:r w:rsidR="00887773" w:rsidRPr="00EA18F2">
        <w:rPr>
          <w:rFonts w:ascii="Times New Roman" w:hAnsi="Times New Roman" w:cs="Times New Roman"/>
          <w:sz w:val="24"/>
          <w:szCs w:val="24"/>
        </w:rPr>
        <w:t xml:space="preserve"> (Mathews). </w:t>
      </w:r>
      <w:r w:rsidR="00176D75" w:rsidRPr="00EA18F2">
        <w:rPr>
          <w:rFonts w:ascii="Times New Roman" w:hAnsi="Times New Roman" w:cs="Times New Roman"/>
          <w:sz w:val="24"/>
          <w:szCs w:val="24"/>
        </w:rPr>
        <w:t>However,</w:t>
      </w:r>
      <w:r w:rsidR="00745D99" w:rsidRPr="00EA18F2">
        <w:rPr>
          <w:rFonts w:ascii="Times New Roman" w:hAnsi="Times New Roman" w:cs="Times New Roman"/>
          <w:sz w:val="24"/>
          <w:szCs w:val="24"/>
        </w:rPr>
        <w:t xml:space="preserve"> </w:t>
      </w:r>
      <w:r w:rsidR="00252BAA" w:rsidRPr="00EA18F2">
        <w:rPr>
          <w:rFonts w:ascii="Times New Roman" w:hAnsi="Times New Roman" w:cs="Times New Roman"/>
          <w:sz w:val="24"/>
          <w:szCs w:val="24"/>
        </w:rPr>
        <w:t xml:space="preserve">Watt </w:t>
      </w:r>
      <w:ins w:id="39" w:author="Kyle Coombs" w:date="2025-02-19T16:30:00Z" w16du:dateUtc="2025-02-19T21:30:00Z">
        <w:r w:rsidR="008937CE">
          <w:rPr>
            <w:rFonts w:ascii="Times New Roman" w:hAnsi="Times New Roman" w:cs="Times New Roman"/>
            <w:sz w:val="24"/>
            <w:szCs w:val="24"/>
          </w:rPr>
          <w:t xml:space="preserve">(year) </w:t>
        </w:r>
      </w:ins>
      <w:r w:rsidR="00252BAA" w:rsidRPr="00EA18F2">
        <w:rPr>
          <w:rFonts w:ascii="Times New Roman" w:hAnsi="Times New Roman" w:cs="Times New Roman"/>
          <w:sz w:val="24"/>
          <w:szCs w:val="24"/>
        </w:rPr>
        <w:t xml:space="preserve">discusses the issues that unregulated and overambitious </w:t>
      </w:r>
      <w:r w:rsidR="00176D75" w:rsidRPr="00EA18F2">
        <w:rPr>
          <w:rFonts w:ascii="Times New Roman" w:hAnsi="Times New Roman" w:cs="Times New Roman"/>
          <w:sz w:val="24"/>
          <w:szCs w:val="24"/>
        </w:rPr>
        <w:t xml:space="preserve">carbon reduction projects can have. </w:t>
      </w:r>
      <w:commentRangeEnd w:id="37"/>
      <w:r w:rsidR="00874A64">
        <w:rPr>
          <w:rStyle w:val="CommentReference"/>
        </w:rPr>
        <w:commentReference w:id="37"/>
      </w:r>
      <w:r w:rsidR="00176D75" w:rsidRPr="00EA18F2">
        <w:rPr>
          <w:rFonts w:ascii="Times New Roman" w:hAnsi="Times New Roman" w:cs="Times New Roman"/>
          <w:sz w:val="24"/>
          <w:szCs w:val="24"/>
        </w:rPr>
        <w:t>“</w:t>
      </w:r>
      <w:commentRangeStart w:id="40"/>
      <w:r w:rsidR="00176D75" w:rsidRPr="00EA18F2">
        <w:rPr>
          <w:rFonts w:ascii="Times New Roman" w:hAnsi="Times New Roman" w:cs="Times New Roman"/>
          <w:sz w:val="24"/>
          <w:szCs w:val="24"/>
        </w:rPr>
        <w:t xml:space="preserve">Analysis of interviews with carbon offset market practitioners suggests that identification with carbon offsetting is only partial, and that it is sustained through disavowal, </w:t>
      </w:r>
      <w:r w:rsidR="00176D75" w:rsidRPr="00EA18F2">
        <w:rPr>
          <w:rFonts w:ascii="Times New Roman" w:hAnsi="Times New Roman" w:cs="Times New Roman"/>
          <w:sz w:val="24"/>
          <w:szCs w:val="24"/>
        </w:rPr>
        <w:lastRenderedPageBreak/>
        <w:t>through trust in the authority of the Other, and through desire for carbon offsetting’s unrealizable promises</w:t>
      </w:r>
      <w:commentRangeEnd w:id="40"/>
      <w:r w:rsidR="00725EA9">
        <w:rPr>
          <w:rStyle w:val="CommentReference"/>
        </w:rPr>
        <w:commentReference w:id="40"/>
      </w:r>
      <w:r w:rsidR="00176D75" w:rsidRPr="00EA18F2">
        <w:rPr>
          <w:rFonts w:ascii="Times New Roman" w:hAnsi="Times New Roman" w:cs="Times New Roman"/>
          <w:sz w:val="24"/>
          <w:szCs w:val="24"/>
        </w:rPr>
        <w:t>” (Watt).</w:t>
      </w:r>
    </w:p>
    <w:p w14:paraId="3A598F60" w14:textId="6F26A24F" w:rsidR="00416CD9" w:rsidRPr="00EA18F2" w:rsidRDefault="00725EA9" w:rsidP="003B5F07">
      <w:pPr>
        <w:spacing w:line="480" w:lineRule="auto"/>
        <w:ind w:firstLine="720"/>
        <w:rPr>
          <w:rFonts w:ascii="Times New Roman" w:hAnsi="Times New Roman" w:cs="Times New Roman"/>
          <w:sz w:val="24"/>
          <w:szCs w:val="24"/>
        </w:rPr>
      </w:pPr>
      <w:ins w:id="41" w:author="Kyle Coombs" w:date="2025-02-19T16:45:00Z" w16du:dateUtc="2025-02-19T21:45:00Z">
        <w:r>
          <w:rPr>
            <w:rFonts w:ascii="Times New Roman" w:hAnsi="Times New Roman" w:cs="Times New Roman"/>
            <w:sz w:val="24"/>
            <w:szCs w:val="24"/>
          </w:rPr>
          <w:t xml:space="preserve">Separately, carbon reduction projects </w:t>
        </w:r>
        <w:r w:rsidR="00DA6376">
          <w:rPr>
            <w:rFonts w:ascii="Times New Roman" w:hAnsi="Times New Roman" w:cs="Times New Roman"/>
            <w:sz w:val="24"/>
            <w:szCs w:val="24"/>
          </w:rPr>
          <w:t xml:space="preserve">may </w:t>
        </w:r>
      </w:ins>
      <w:ins w:id="42" w:author="Kyle Coombs" w:date="2025-02-19T16:46:00Z" w16du:dateUtc="2025-02-19T21:46:00Z">
        <w:r w:rsidR="00DA6376">
          <w:rPr>
            <w:rFonts w:ascii="Times New Roman" w:hAnsi="Times New Roman" w:cs="Times New Roman"/>
            <w:sz w:val="24"/>
            <w:szCs w:val="24"/>
          </w:rPr>
          <w:t xml:space="preserve">misrepresent </w:t>
        </w:r>
        <w:r w:rsidR="00682B3F">
          <w:rPr>
            <w:rFonts w:ascii="Times New Roman" w:hAnsi="Times New Roman" w:cs="Times New Roman"/>
            <w:sz w:val="24"/>
            <w:szCs w:val="24"/>
          </w:rPr>
          <w:t xml:space="preserve">or miscalculate reductions either through negligence or fraud. For example, some credits </w:t>
        </w:r>
      </w:ins>
      <w:ins w:id="43" w:author="Kyle Coombs" w:date="2025-02-19T16:47:00Z" w16du:dateUtc="2025-02-19T21:47:00Z">
        <w:r w:rsidR="008B6C76">
          <w:rPr>
            <w:rFonts w:ascii="Times New Roman" w:hAnsi="Times New Roman" w:cs="Times New Roman"/>
            <w:sz w:val="24"/>
            <w:szCs w:val="24"/>
          </w:rPr>
          <w:t>are linked</w:t>
        </w:r>
        <w:r w:rsidR="00C8158C">
          <w:rPr>
            <w:rFonts w:ascii="Times New Roman" w:hAnsi="Times New Roman" w:cs="Times New Roman"/>
            <w:sz w:val="24"/>
            <w:szCs w:val="24"/>
          </w:rPr>
          <w:t xml:space="preserve"> to projects that </w:t>
        </w:r>
      </w:ins>
      <w:ins w:id="44" w:author="Kyle Coombs" w:date="2025-02-19T16:48:00Z" w16du:dateUtc="2025-02-19T21:48:00Z">
        <w:r w:rsidR="00C8158C">
          <w:rPr>
            <w:rFonts w:ascii="Times New Roman" w:hAnsi="Times New Roman" w:cs="Times New Roman"/>
            <w:sz w:val="24"/>
            <w:szCs w:val="24"/>
          </w:rPr>
          <w:t>they do not directly fund (</w:t>
        </w:r>
      </w:ins>
      <w:ins w:id="45" w:author="Kyle Coombs" w:date="2025-02-19T16:53:00Z" w16du:dateUtc="2025-02-19T21:53:00Z">
        <w:r w:rsidR="00EB14DE">
          <w:rPr>
            <w:rFonts w:ascii="Times New Roman" w:hAnsi="Times New Roman" w:cs="Times New Roman"/>
            <w:sz w:val="24"/>
            <w:szCs w:val="24"/>
          </w:rPr>
          <w:t>Calel YEAR</w:t>
        </w:r>
      </w:ins>
      <w:ins w:id="46" w:author="Kyle Coombs" w:date="2025-02-19T16:48:00Z" w16du:dateUtc="2025-02-19T21:48:00Z">
        <w:r w:rsidR="00C8158C">
          <w:rPr>
            <w:rFonts w:ascii="Times New Roman" w:hAnsi="Times New Roman" w:cs="Times New Roman"/>
            <w:sz w:val="24"/>
            <w:szCs w:val="24"/>
          </w:rPr>
          <w:t xml:space="preserve">) or </w:t>
        </w:r>
      </w:ins>
      <w:ins w:id="47" w:author="Kyle Coombs" w:date="2025-02-19T16:47:00Z" w16du:dateUtc="2025-02-19T21:47:00Z">
        <w:r w:rsidR="008B6C76">
          <w:rPr>
            <w:rFonts w:ascii="Times New Roman" w:hAnsi="Times New Roman" w:cs="Times New Roman"/>
            <w:sz w:val="24"/>
            <w:szCs w:val="24"/>
          </w:rPr>
          <w:t xml:space="preserve"> </w:t>
        </w:r>
      </w:ins>
      <w:ins w:id="48" w:author="Kyle Coombs" w:date="2025-02-19T16:48:00Z" w16du:dateUtc="2025-02-19T21:48:00Z">
        <w:r w:rsidR="00163FB5">
          <w:rPr>
            <w:rFonts w:ascii="Times New Roman" w:hAnsi="Times New Roman" w:cs="Times New Roman"/>
            <w:sz w:val="24"/>
            <w:szCs w:val="24"/>
          </w:rPr>
          <w:t xml:space="preserve">for more temporary steps like planting trees </w:t>
        </w:r>
        <w:commentRangeStart w:id="49"/>
        <w:r w:rsidR="00163FB5">
          <w:rPr>
            <w:rFonts w:ascii="Times New Roman" w:hAnsi="Times New Roman" w:cs="Times New Roman"/>
            <w:sz w:val="24"/>
            <w:szCs w:val="24"/>
          </w:rPr>
          <w:t xml:space="preserve">that are shortly harvested </w:t>
        </w:r>
        <w:commentRangeEnd w:id="49"/>
        <w:r w:rsidR="00163FB5">
          <w:rPr>
            <w:rStyle w:val="CommentReference"/>
          </w:rPr>
          <w:commentReference w:id="49"/>
        </w:r>
        <w:r w:rsidR="00163FB5">
          <w:rPr>
            <w:rFonts w:ascii="Times New Roman" w:hAnsi="Times New Roman" w:cs="Times New Roman"/>
            <w:sz w:val="24"/>
            <w:szCs w:val="24"/>
          </w:rPr>
          <w:t xml:space="preserve">for </w:t>
        </w:r>
      </w:ins>
      <w:ins w:id="50" w:author="Kyle Coombs" w:date="2025-02-19T16:52:00Z" w16du:dateUtc="2025-02-19T21:52:00Z">
        <w:r w:rsidR="00EB14DE">
          <w:rPr>
            <w:rFonts w:ascii="Times New Roman" w:hAnsi="Times New Roman" w:cs="Times New Roman"/>
            <w:sz w:val="24"/>
            <w:szCs w:val="24"/>
          </w:rPr>
          <w:t xml:space="preserve">lumber, </w:t>
        </w:r>
      </w:ins>
      <w:ins w:id="51" w:author="Kyle Coombs" w:date="2025-02-19T16:53:00Z" w16du:dateUtc="2025-02-19T21:53:00Z">
        <w:r w:rsidR="00EB14DE">
          <w:rPr>
            <w:rFonts w:ascii="Times New Roman" w:hAnsi="Times New Roman" w:cs="Times New Roman"/>
            <w:sz w:val="24"/>
            <w:szCs w:val="24"/>
          </w:rPr>
          <w:t>called “phantom credits”</w:t>
        </w:r>
      </w:ins>
      <w:ins w:id="52" w:author="Kyle Coombs" w:date="2025-02-19T16:48:00Z" w16du:dateUtc="2025-02-19T21:48:00Z">
        <w:r w:rsidR="00163FB5">
          <w:rPr>
            <w:rFonts w:ascii="Times New Roman" w:hAnsi="Times New Roman" w:cs="Times New Roman"/>
            <w:sz w:val="24"/>
            <w:szCs w:val="24"/>
          </w:rPr>
          <w:t xml:space="preserve"> (</w:t>
        </w:r>
      </w:ins>
      <w:ins w:id="53" w:author="Kyle Coombs" w:date="2025-02-19T16:52:00Z" w16du:dateUtc="2025-02-19T21:52:00Z">
        <w:r w:rsidR="00EB14DE">
          <w:rPr>
            <w:rFonts w:ascii="Times New Roman" w:hAnsi="Times New Roman" w:cs="Times New Roman"/>
            <w:sz w:val="24"/>
            <w:szCs w:val="24"/>
          </w:rPr>
          <w:t>Guardian</w:t>
        </w:r>
      </w:ins>
      <w:ins w:id="54" w:author="Kyle Coombs" w:date="2025-02-19T16:48:00Z" w16du:dateUtc="2025-02-19T21:48:00Z">
        <w:r w:rsidR="00163FB5">
          <w:rPr>
            <w:rFonts w:ascii="Times New Roman" w:hAnsi="Times New Roman" w:cs="Times New Roman"/>
            <w:sz w:val="24"/>
            <w:szCs w:val="24"/>
          </w:rPr>
          <w:t>).</w:t>
        </w:r>
      </w:ins>
      <w:ins w:id="55" w:author="Kyle Coombs" w:date="2025-02-19T16:49:00Z" w16du:dateUtc="2025-02-19T21:49:00Z">
        <w:r w:rsidR="003B5F07">
          <w:rPr>
            <w:rFonts w:ascii="Times New Roman" w:hAnsi="Times New Roman" w:cs="Times New Roman"/>
            <w:sz w:val="24"/>
            <w:szCs w:val="24"/>
          </w:rPr>
          <w:t xml:space="preserve"> </w:t>
        </w:r>
      </w:ins>
      <w:commentRangeStart w:id="56"/>
      <w:del w:id="57" w:author="Kyle Coombs" w:date="2025-02-19T16:49:00Z" w16du:dateUtc="2025-02-19T21:49:00Z">
        <w:r w:rsidR="007D3195" w:rsidRPr="00EA18F2" w:rsidDel="003B5F07">
          <w:rPr>
            <w:rFonts w:ascii="Times New Roman" w:hAnsi="Times New Roman" w:cs="Times New Roman"/>
            <w:sz w:val="24"/>
            <w:szCs w:val="24"/>
          </w:rPr>
          <w:delText xml:space="preserve">The validity of </w:delText>
        </w:r>
        <w:commentRangeStart w:id="58"/>
        <w:r w:rsidR="007D3195" w:rsidRPr="00EA18F2" w:rsidDel="003B5F07">
          <w:rPr>
            <w:rFonts w:ascii="Times New Roman" w:hAnsi="Times New Roman" w:cs="Times New Roman"/>
            <w:sz w:val="24"/>
            <w:szCs w:val="24"/>
          </w:rPr>
          <w:delText xml:space="preserve">carbon projects </w:delText>
        </w:r>
        <w:commentRangeEnd w:id="58"/>
        <w:r w:rsidR="00E83E93" w:rsidDel="003B5F07">
          <w:rPr>
            <w:rStyle w:val="CommentReference"/>
          </w:rPr>
          <w:commentReference w:id="58"/>
        </w:r>
        <w:r w:rsidR="00011338" w:rsidRPr="00EA18F2" w:rsidDel="003B5F07">
          <w:rPr>
            <w:rFonts w:ascii="Times New Roman" w:hAnsi="Times New Roman" w:cs="Times New Roman"/>
            <w:sz w:val="24"/>
            <w:szCs w:val="24"/>
          </w:rPr>
          <w:delText>is also a hotly contested issue</w:delText>
        </w:r>
        <w:commentRangeEnd w:id="56"/>
        <w:r w:rsidR="00145802" w:rsidDel="003B5F07">
          <w:rPr>
            <w:rStyle w:val="CommentReference"/>
          </w:rPr>
          <w:commentReference w:id="56"/>
        </w:r>
        <w:r w:rsidR="00011338" w:rsidRPr="00EA18F2" w:rsidDel="003B5F07">
          <w:rPr>
            <w:rFonts w:ascii="Times New Roman" w:hAnsi="Times New Roman" w:cs="Times New Roman"/>
            <w:sz w:val="24"/>
            <w:szCs w:val="24"/>
          </w:rPr>
          <w:delText xml:space="preserve">. </w:delText>
        </w:r>
        <w:r w:rsidR="00F56DE2" w:rsidRPr="00EA18F2" w:rsidDel="003B5F07">
          <w:rPr>
            <w:rFonts w:ascii="Times New Roman" w:hAnsi="Times New Roman" w:cs="Times New Roman"/>
            <w:sz w:val="24"/>
            <w:szCs w:val="24"/>
          </w:rPr>
          <w:delText xml:space="preserve">The opportunities for </w:delText>
        </w:r>
        <w:r w:rsidR="00453E07" w:rsidRPr="00EA18F2" w:rsidDel="003B5F07">
          <w:rPr>
            <w:rFonts w:ascii="Times New Roman" w:hAnsi="Times New Roman" w:cs="Times New Roman"/>
            <w:sz w:val="24"/>
            <w:szCs w:val="24"/>
          </w:rPr>
          <w:delText xml:space="preserve">carbon credit </w:delText>
        </w:r>
        <w:r w:rsidR="00F56DE2" w:rsidRPr="00EA18F2" w:rsidDel="003B5F07">
          <w:rPr>
            <w:rFonts w:ascii="Times New Roman" w:hAnsi="Times New Roman" w:cs="Times New Roman"/>
            <w:sz w:val="24"/>
            <w:szCs w:val="24"/>
          </w:rPr>
          <w:delText>misrepresentation</w:delText>
        </w:r>
        <w:r w:rsidR="00453E07" w:rsidRPr="00EA18F2" w:rsidDel="003B5F07">
          <w:rPr>
            <w:rFonts w:ascii="Times New Roman" w:hAnsi="Times New Roman" w:cs="Times New Roman"/>
            <w:sz w:val="24"/>
            <w:szCs w:val="24"/>
          </w:rPr>
          <w:delText xml:space="preserve"> </w:delText>
        </w:r>
        <w:r w:rsidR="00670189" w:rsidRPr="00EA18F2" w:rsidDel="003B5F07">
          <w:rPr>
            <w:rFonts w:ascii="Times New Roman" w:hAnsi="Times New Roman" w:cs="Times New Roman"/>
            <w:sz w:val="24"/>
            <w:szCs w:val="24"/>
          </w:rPr>
          <w:delText>have</w:delText>
        </w:r>
        <w:r w:rsidR="00453E07" w:rsidRPr="00EA18F2" w:rsidDel="003B5F07">
          <w:rPr>
            <w:rFonts w:ascii="Times New Roman" w:hAnsi="Times New Roman" w:cs="Times New Roman"/>
            <w:sz w:val="24"/>
            <w:szCs w:val="24"/>
          </w:rPr>
          <w:delText xml:space="preserve"> been examined in multiple ways</w:delText>
        </w:r>
        <w:r w:rsidR="00CC4F18" w:rsidRPr="00EA18F2" w:rsidDel="003B5F07">
          <w:rPr>
            <w:rFonts w:ascii="Times New Roman" w:hAnsi="Times New Roman" w:cs="Times New Roman"/>
            <w:sz w:val="24"/>
            <w:szCs w:val="24"/>
          </w:rPr>
          <w:delText xml:space="preserve"> which include, miscalculations of carbon emission reductions, </w:delText>
        </w:r>
        <w:r w:rsidR="00107C46" w:rsidRPr="00EA18F2" w:rsidDel="003B5F07">
          <w:rPr>
            <w:rFonts w:ascii="Times New Roman" w:hAnsi="Times New Roman" w:cs="Times New Roman"/>
            <w:sz w:val="24"/>
            <w:szCs w:val="24"/>
          </w:rPr>
          <w:delText xml:space="preserve">accounting for projects that would be completed anyway, and </w:delText>
        </w:r>
        <w:r w:rsidR="006D2DEA" w:rsidRPr="00EA18F2" w:rsidDel="003B5F07">
          <w:rPr>
            <w:rFonts w:ascii="Times New Roman" w:hAnsi="Times New Roman" w:cs="Times New Roman"/>
            <w:sz w:val="24"/>
            <w:szCs w:val="24"/>
          </w:rPr>
          <w:delText>temporary fixes like planting or saving trees that will be destroyed in the future.</w:delText>
        </w:r>
      </w:del>
      <w:r w:rsidR="006D2DEA" w:rsidRPr="00EA18F2">
        <w:rPr>
          <w:rFonts w:ascii="Times New Roman" w:hAnsi="Times New Roman" w:cs="Times New Roman"/>
          <w:sz w:val="24"/>
          <w:szCs w:val="24"/>
        </w:rPr>
        <w:t xml:space="preserve"> </w:t>
      </w:r>
      <w:ins w:id="59" w:author="Kyle Coombs" w:date="2025-02-19T16:50:00Z" w16du:dateUtc="2025-02-19T21:50:00Z">
        <w:r w:rsidR="00D24113">
          <w:rPr>
            <w:rFonts w:ascii="Times New Roman" w:hAnsi="Times New Roman" w:cs="Times New Roman"/>
            <w:sz w:val="24"/>
            <w:szCs w:val="24"/>
          </w:rPr>
          <w:t xml:space="preserve">Furthermore, third-party organizations </w:t>
        </w:r>
        <w:r w:rsidR="00204796">
          <w:rPr>
            <w:rFonts w:ascii="Times New Roman" w:hAnsi="Times New Roman" w:cs="Times New Roman"/>
            <w:sz w:val="24"/>
            <w:szCs w:val="24"/>
          </w:rPr>
          <w:t xml:space="preserve">verify carbon credit projects instead of </w:t>
        </w:r>
      </w:ins>
      <w:ins w:id="60" w:author="Kyle Coombs" w:date="2025-02-19T16:51:00Z" w16du:dateUtc="2025-02-19T21:51:00Z">
        <w:r w:rsidR="00204796">
          <w:rPr>
            <w:rFonts w:ascii="Times New Roman" w:hAnsi="Times New Roman" w:cs="Times New Roman"/>
            <w:sz w:val="24"/>
            <w:szCs w:val="24"/>
          </w:rPr>
          <w:t xml:space="preserve">democratic governmental organizations. </w:t>
        </w:r>
        <w:commentRangeStart w:id="61"/>
        <w:r w:rsidR="00204796">
          <w:rPr>
            <w:rFonts w:ascii="Times New Roman" w:hAnsi="Times New Roman" w:cs="Times New Roman"/>
            <w:sz w:val="24"/>
            <w:szCs w:val="24"/>
          </w:rPr>
          <w:t xml:space="preserve">On </w:t>
        </w:r>
        <w:proofErr w:type="gramStart"/>
        <w:r w:rsidR="00204796">
          <w:rPr>
            <w:rFonts w:ascii="Times New Roman" w:hAnsi="Times New Roman" w:cs="Times New Roman"/>
            <w:sz w:val="24"/>
            <w:szCs w:val="24"/>
          </w:rPr>
          <w:t>one</w:t>
        </w:r>
        <w:proofErr w:type="gramEnd"/>
        <w:r w:rsidR="00204796">
          <w:rPr>
            <w:rFonts w:ascii="Times New Roman" w:hAnsi="Times New Roman" w:cs="Times New Roman"/>
            <w:sz w:val="24"/>
            <w:szCs w:val="24"/>
          </w:rPr>
          <w:t xml:space="preserve"> hand, these organizations are less accountable to </w:t>
        </w:r>
        <w:r w:rsidR="00D62319">
          <w:rPr>
            <w:rFonts w:ascii="Times New Roman" w:hAnsi="Times New Roman" w:cs="Times New Roman"/>
            <w:sz w:val="24"/>
            <w:szCs w:val="24"/>
          </w:rPr>
          <w:t xml:space="preserve">a group of voters. On the other hand, they can </w:t>
        </w:r>
      </w:ins>
      <w:ins w:id="62" w:author="Kyle Coombs" w:date="2025-02-19T16:52:00Z" w16du:dateUtc="2025-02-19T21:52:00Z">
        <w:r w:rsidR="009D110B">
          <w:rPr>
            <w:rFonts w:ascii="Times New Roman" w:hAnsi="Times New Roman" w:cs="Times New Roman"/>
            <w:sz w:val="24"/>
            <w:szCs w:val="24"/>
          </w:rPr>
          <w:t>aspire to remain</w:t>
        </w:r>
      </w:ins>
      <w:ins w:id="63" w:author="Kyle Coombs" w:date="2025-02-19T16:51:00Z" w16du:dateUtc="2025-02-19T21:51:00Z">
        <w:r w:rsidR="00D62319">
          <w:rPr>
            <w:rFonts w:ascii="Times New Roman" w:hAnsi="Times New Roman" w:cs="Times New Roman"/>
            <w:sz w:val="24"/>
            <w:szCs w:val="24"/>
          </w:rPr>
          <w:t xml:space="preserve"> </w:t>
        </w:r>
      </w:ins>
      <w:ins w:id="64" w:author="Kyle Coombs" w:date="2025-02-19T16:52:00Z" w16du:dateUtc="2025-02-19T21:52:00Z">
        <w:r w:rsidR="009D110B">
          <w:rPr>
            <w:rFonts w:ascii="Times New Roman" w:hAnsi="Times New Roman" w:cs="Times New Roman"/>
            <w:sz w:val="24"/>
            <w:szCs w:val="24"/>
          </w:rPr>
          <w:t>politically neutral</w:t>
        </w:r>
        <w:r w:rsidR="00D62319">
          <w:rPr>
            <w:rFonts w:ascii="Times New Roman" w:hAnsi="Times New Roman" w:cs="Times New Roman"/>
            <w:sz w:val="24"/>
            <w:szCs w:val="24"/>
          </w:rPr>
          <w:t xml:space="preserve"> as they do not need to win votes.</w:t>
        </w:r>
        <w:commentRangeEnd w:id="61"/>
        <w:r w:rsidR="009D110B">
          <w:rPr>
            <w:rStyle w:val="CommentReference"/>
          </w:rPr>
          <w:commentReference w:id="61"/>
        </w:r>
      </w:ins>
      <w:ins w:id="65" w:author="Kyle Coombs" w:date="2025-02-19T16:51:00Z" w16du:dateUtc="2025-02-19T21:51:00Z">
        <w:r w:rsidR="00204796">
          <w:rPr>
            <w:rFonts w:ascii="Times New Roman" w:hAnsi="Times New Roman" w:cs="Times New Roman"/>
            <w:sz w:val="24"/>
            <w:szCs w:val="24"/>
          </w:rPr>
          <w:t xml:space="preserve"> </w:t>
        </w:r>
      </w:ins>
      <w:commentRangeStart w:id="66"/>
      <w:r w:rsidR="00EF53EC" w:rsidRPr="00EA18F2">
        <w:rPr>
          <w:rFonts w:ascii="Times New Roman" w:hAnsi="Times New Roman" w:cs="Times New Roman"/>
          <w:sz w:val="24"/>
          <w:szCs w:val="24"/>
        </w:rPr>
        <w:t>Third</w:t>
      </w:r>
      <w:ins w:id="67" w:author="Kyle Coombs" w:date="2025-02-19T16:50:00Z" w16du:dateUtc="2025-02-19T21:50:00Z">
        <w:r w:rsidR="00D24113">
          <w:rPr>
            <w:rFonts w:ascii="Times New Roman" w:hAnsi="Times New Roman" w:cs="Times New Roman"/>
            <w:sz w:val="24"/>
            <w:szCs w:val="24"/>
          </w:rPr>
          <w:t>-</w:t>
        </w:r>
      </w:ins>
      <w:del w:id="68" w:author="Kyle Coombs" w:date="2025-02-19T16:50:00Z" w16du:dateUtc="2025-02-19T21:50:00Z">
        <w:r w:rsidR="00EF53EC" w:rsidRPr="00EA18F2" w:rsidDel="00D24113">
          <w:rPr>
            <w:rFonts w:ascii="Times New Roman" w:hAnsi="Times New Roman" w:cs="Times New Roman"/>
            <w:sz w:val="24"/>
            <w:szCs w:val="24"/>
          </w:rPr>
          <w:delText xml:space="preserve"> </w:delText>
        </w:r>
      </w:del>
      <w:r w:rsidR="00EF53EC" w:rsidRPr="00EA18F2">
        <w:rPr>
          <w:rFonts w:ascii="Times New Roman" w:hAnsi="Times New Roman" w:cs="Times New Roman"/>
          <w:sz w:val="24"/>
          <w:szCs w:val="24"/>
        </w:rPr>
        <w:t xml:space="preserve">party organizations, not governmental, are currently responsible for verifying </w:t>
      </w:r>
      <w:r w:rsidR="00BD53E9" w:rsidRPr="00EA18F2">
        <w:rPr>
          <w:rFonts w:ascii="Times New Roman" w:hAnsi="Times New Roman" w:cs="Times New Roman"/>
          <w:sz w:val="24"/>
          <w:szCs w:val="24"/>
        </w:rPr>
        <w:t xml:space="preserve">carbon credit </w:t>
      </w:r>
      <w:proofErr w:type="spellStart"/>
      <w:r w:rsidR="00BD53E9" w:rsidRPr="00EA18F2">
        <w:rPr>
          <w:rFonts w:ascii="Times New Roman" w:hAnsi="Times New Roman" w:cs="Times New Roman"/>
          <w:sz w:val="24"/>
          <w:szCs w:val="24"/>
        </w:rPr>
        <w:t>projects.</w:t>
      </w:r>
      <w:commentRangeEnd w:id="66"/>
      <w:r w:rsidR="00EB14DE">
        <w:rPr>
          <w:rStyle w:val="CommentReference"/>
        </w:rPr>
        <w:commentReference w:id="66"/>
      </w:r>
      <w:ins w:id="69" w:author="Kyle Coombs" w:date="2025-02-19T16:53:00Z" w16du:dateUtc="2025-02-19T21:53:00Z">
        <w:r w:rsidR="00EB14DE">
          <w:rPr>
            <w:rFonts w:ascii="Times New Roman" w:hAnsi="Times New Roman" w:cs="Times New Roman"/>
            <w:sz w:val="24"/>
            <w:szCs w:val="24"/>
          </w:rPr>
          <w:t>I</w:t>
        </w:r>
      </w:ins>
      <w:proofErr w:type="spellEnd"/>
      <w:r w:rsidR="00BD53E9" w:rsidRPr="00EA18F2">
        <w:rPr>
          <w:rFonts w:ascii="Times New Roman" w:hAnsi="Times New Roman" w:cs="Times New Roman"/>
          <w:sz w:val="24"/>
          <w:szCs w:val="24"/>
        </w:rPr>
        <w:t xml:space="preserve"> </w:t>
      </w:r>
      <w:del w:id="70" w:author="Kyle Coombs" w:date="2025-02-19T16:53:00Z" w16du:dateUtc="2025-02-19T21:53:00Z">
        <w:r w:rsidR="00CE69C3" w:rsidRPr="00EA18F2" w:rsidDel="00EB14DE">
          <w:rPr>
            <w:rFonts w:ascii="Times New Roman" w:hAnsi="Times New Roman" w:cs="Times New Roman"/>
            <w:sz w:val="24"/>
            <w:szCs w:val="24"/>
          </w:rPr>
          <w:delText>Calel was able to</w:delText>
        </w:r>
        <w:r w:rsidR="00EF53EC" w:rsidRPr="00EA18F2" w:rsidDel="00EB14DE">
          <w:rPr>
            <w:rFonts w:ascii="Times New Roman" w:hAnsi="Times New Roman" w:cs="Times New Roman"/>
            <w:sz w:val="24"/>
            <w:szCs w:val="24"/>
          </w:rPr>
          <w:delText xml:space="preserve"> uncover an example of this </w:delText>
        </w:r>
        <w:r w:rsidR="00BD53E9" w:rsidRPr="00EA18F2" w:rsidDel="00EB14DE">
          <w:rPr>
            <w:rFonts w:ascii="Times New Roman" w:hAnsi="Times New Roman" w:cs="Times New Roman"/>
            <w:sz w:val="24"/>
            <w:szCs w:val="24"/>
          </w:rPr>
          <w:delText xml:space="preserve">system failing and states, “of over 1,000 wind farms in India, we estimate that at least 52 percent of approved carbon offsets were allocated to projects that would very likely have been built anyway” (Calel). </w:delText>
        </w:r>
        <w:r w:rsidR="0078797F" w:rsidRPr="00EA18F2" w:rsidDel="00EB14DE">
          <w:rPr>
            <w:rFonts w:ascii="Times New Roman" w:hAnsi="Times New Roman" w:cs="Times New Roman"/>
            <w:sz w:val="24"/>
            <w:szCs w:val="24"/>
          </w:rPr>
          <w:delText xml:space="preserve">The newspaper, the </w:delText>
        </w:r>
        <w:r w:rsidR="00627285" w:rsidRPr="00EA18F2" w:rsidDel="00EB14DE">
          <w:rPr>
            <w:rFonts w:ascii="Times New Roman" w:hAnsi="Times New Roman" w:cs="Times New Roman"/>
            <w:sz w:val="24"/>
            <w:szCs w:val="24"/>
          </w:rPr>
          <w:delText>Guardian</w:delText>
        </w:r>
        <w:r w:rsidR="0078797F" w:rsidRPr="00EA18F2" w:rsidDel="00EB14DE">
          <w:rPr>
            <w:rFonts w:ascii="Times New Roman" w:hAnsi="Times New Roman" w:cs="Times New Roman"/>
            <w:sz w:val="24"/>
            <w:szCs w:val="24"/>
          </w:rPr>
          <w:delText xml:space="preserve">, </w:delText>
        </w:r>
        <w:r w:rsidR="00627285" w:rsidRPr="00EA18F2" w:rsidDel="00EB14DE">
          <w:rPr>
            <w:rFonts w:ascii="Times New Roman" w:hAnsi="Times New Roman" w:cs="Times New Roman"/>
            <w:sz w:val="24"/>
            <w:szCs w:val="24"/>
          </w:rPr>
          <w:delText xml:space="preserve">also uncovered that </w:delText>
        </w:r>
        <w:r w:rsidR="00DC1821" w:rsidRPr="00EA18F2" w:rsidDel="00EB14DE">
          <w:rPr>
            <w:rFonts w:ascii="Times New Roman" w:hAnsi="Times New Roman" w:cs="Times New Roman"/>
            <w:sz w:val="24"/>
            <w:szCs w:val="24"/>
          </w:rPr>
          <w:delText>“Verra, the world’s leading carbon standard for the rapidly growing $2bn (£1.6bn) voluntary offsets market, has found that…more than 90% of their rainforest offset credits – among the most commonly used by companies – are likely to be “phantom credits” and do not represent genuine carbon reductions” (The Guardian).</w:delText>
        </w:r>
        <w:r w:rsidR="00627285" w:rsidRPr="00EA18F2" w:rsidDel="00EB14DE">
          <w:rPr>
            <w:rFonts w:ascii="Times New Roman" w:hAnsi="Times New Roman" w:cs="Times New Roman"/>
            <w:sz w:val="24"/>
            <w:szCs w:val="24"/>
          </w:rPr>
          <w:delText xml:space="preserve"> </w:delText>
        </w:r>
      </w:del>
      <w:r w:rsidR="00265FFA" w:rsidRPr="00EA18F2">
        <w:rPr>
          <w:rFonts w:ascii="Times New Roman" w:hAnsi="Times New Roman" w:cs="Times New Roman"/>
          <w:sz w:val="24"/>
          <w:szCs w:val="24"/>
        </w:rPr>
        <w:t xml:space="preserve">I would like to add to the existing literature by </w:t>
      </w:r>
      <w:r w:rsidR="00670189" w:rsidRPr="00EA18F2">
        <w:rPr>
          <w:rFonts w:ascii="Times New Roman" w:hAnsi="Times New Roman" w:cs="Times New Roman"/>
          <w:sz w:val="24"/>
          <w:szCs w:val="24"/>
        </w:rPr>
        <w:t>finding</w:t>
      </w:r>
      <w:r w:rsidR="00265FFA" w:rsidRPr="00EA18F2">
        <w:rPr>
          <w:rFonts w:ascii="Times New Roman" w:hAnsi="Times New Roman" w:cs="Times New Roman"/>
          <w:sz w:val="24"/>
          <w:szCs w:val="24"/>
        </w:rPr>
        <w:t xml:space="preserve"> what percentage of carbon emission plans include carbon offsetting, </w:t>
      </w:r>
      <w:r w:rsidR="00670189" w:rsidRPr="00EA18F2">
        <w:rPr>
          <w:rFonts w:ascii="Times New Roman" w:hAnsi="Times New Roman" w:cs="Times New Roman"/>
          <w:sz w:val="24"/>
          <w:szCs w:val="24"/>
        </w:rPr>
        <w:t xml:space="preserve">and conducting certain validity tests on carbon credit verifiers. </w:t>
      </w:r>
    </w:p>
    <w:p w14:paraId="1DA87E6D" w14:textId="5FF58386" w:rsidR="000A20B8" w:rsidRPr="00EA18F2" w:rsidRDefault="000A20B8" w:rsidP="00EA18F2">
      <w:pPr>
        <w:spacing w:line="480" w:lineRule="auto"/>
        <w:ind w:firstLine="720"/>
        <w:rPr>
          <w:rFonts w:ascii="Times New Roman" w:hAnsi="Times New Roman" w:cs="Times New Roman"/>
          <w:sz w:val="24"/>
          <w:szCs w:val="24"/>
        </w:rPr>
      </w:pPr>
      <w:r w:rsidRPr="00EA18F2">
        <w:rPr>
          <w:rFonts w:ascii="Times New Roman" w:hAnsi="Times New Roman" w:cs="Times New Roman"/>
          <w:sz w:val="24"/>
          <w:szCs w:val="24"/>
        </w:rPr>
        <w:lastRenderedPageBreak/>
        <w:t xml:space="preserve">To conduct </w:t>
      </w:r>
      <w:r w:rsidR="004C4D47" w:rsidRPr="00EA18F2">
        <w:rPr>
          <w:rFonts w:ascii="Times New Roman" w:hAnsi="Times New Roman" w:cs="Times New Roman"/>
          <w:sz w:val="24"/>
          <w:szCs w:val="24"/>
        </w:rPr>
        <w:t xml:space="preserve">tests on </w:t>
      </w:r>
      <w:r w:rsidR="004754D8" w:rsidRPr="00EA18F2">
        <w:rPr>
          <w:rFonts w:ascii="Times New Roman" w:hAnsi="Times New Roman" w:cs="Times New Roman"/>
          <w:sz w:val="24"/>
          <w:szCs w:val="24"/>
        </w:rPr>
        <w:t xml:space="preserve">the effects of </w:t>
      </w:r>
      <w:r w:rsidR="001358A4" w:rsidRPr="00EA18F2">
        <w:rPr>
          <w:rFonts w:ascii="Times New Roman" w:hAnsi="Times New Roman" w:cs="Times New Roman"/>
          <w:sz w:val="24"/>
          <w:szCs w:val="24"/>
        </w:rPr>
        <w:t xml:space="preserve">carbon pledge benefits, I will use </w:t>
      </w:r>
      <w:commentRangeStart w:id="71"/>
      <w:r w:rsidR="001358A4" w:rsidRPr="00EA18F2">
        <w:rPr>
          <w:rFonts w:ascii="Times New Roman" w:hAnsi="Times New Roman" w:cs="Times New Roman"/>
          <w:sz w:val="24"/>
          <w:szCs w:val="24"/>
        </w:rPr>
        <w:t xml:space="preserve">data from </w:t>
      </w:r>
      <w:r w:rsidR="007E0400" w:rsidRPr="00EA18F2">
        <w:rPr>
          <w:rFonts w:ascii="Times New Roman" w:hAnsi="Times New Roman" w:cs="Times New Roman"/>
          <w:sz w:val="24"/>
          <w:szCs w:val="24"/>
        </w:rPr>
        <w:t>google trends</w:t>
      </w:r>
      <w:commentRangeEnd w:id="71"/>
      <w:r w:rsidR="00AB24A3">
        <w:rPr>
          <w:rStyle w:val="CommentReference"/>
        </w:rPr>
        <w:commentReference w:id="71"/>
      </w:r>
      <w:r w:rsidR="007E0400" w:rsidRPr="00EA18F2">
        <w:rPr>
          <w:rFonts w:ascii="Times New Roman" w:hAnsi="Times New Roman" w:cs="Times New Roman"/>
          <w:sz w:val="24"/>
          <w:szCs w:val="24"/>
        </w:rPr>
        <w:t xml:space="preserve">, </w:t>
      </w:r>
      <w:r w:rsidR="00217611" w:rsidRPr="00EA18F2">
        <w:rPr>
          <w:rFonts w:ascii="Times New Roman" w:hAnsi="Times New Roman" w:cs="Times New Roman"/>
          <w:sz w:val="24"/>
          <w:szCs w:val="24"/>
        </w:rPr>
        <w:t>F</w:t>
      </w:r>
      <w:r w:rsidR="007E0400" w:rsidRPr="00EA18F2">
        <w:rPr>
          <w:rFonts w:ascii="Times New Roman" w:hAnsi="Times New Roman" w:cs="Times New Roman"/>
          <w:sz w:val="24"/>
          <w:szCs w:val="24"/>
        </w:rPr>
        <w:t>o</w:t>
      </w:r>
      <w:r w:rsidR="00217611" w:rsidRPr="00EA18F2">
        <w:rPr>
          <w:rFonts w:ascii="Times New Roman" w:hAnsi="Times New Roman" w:cs="Times New Roman"/>
          <w:sz w:val="24"/>
          <w:szCs w:val="24"/>
        </w:rPr>
        <w:t>r</w:t>
      </w:r>
      <w:r w:rsidR="007E0400" w:rsidRPr="00EA18F2">
        <w:rPr>
          <w:rFonts w:ascii="Times New Roman" w:hAnsi="Times New Roman" w:cs="Times New Roman"/>
          <w:sz w:val="24"/>
          <w:szCs w:val="24"/>
        </w:rPr>
        <w:t>tune data on fortune 500 industry rankings</w:t>
      </w:r>
      <w:r w:rsidR="002166EB" w:rsidRPr="00EA18F2">
        <w:rPr>
          <w:rFonts w:ascii="Times New Roman" w:hAnsi="Times New Roman" w:cs="Times New Roman"/>
          <w:sz w:val="24"/>
          <w:szCs w:val="24"/>
        </w:rPr>
        <w:t xml:space="preserve"> on admirability</w:t>
      </w:r>
      <w:r w:rsidR="007E0400" w:rsidRPr="00EA18F2">
        <w:rPr>
          <w:rFonts w:ascii="Times New Roman" w:hAnsi="Times New Roman" w:cs="Times New Roman"/>
          <w:sz w:val="24"/>
          <w:szCs w:val="24"/>
        </w:rPr>
        <w:t>,</w:t>
      </w:r>
      <w:r w:rsidR="002166EB" w:rsidRPr="00EA18F2">
        <w:rPr>
          <w:rFonts w:ascii="Times New Roman" w:hAnsi="Times New Roman" w:cs="Times New Roman"/>
          <w:sz w:val="24"/>
          <w:szCs w:val="24"/>
        </w:rPr>
        <w:t xml:space="preserve"> and </w:t>
      </w:r>
      <w:r w:rsidR="00EF30CA" w:rsidRPr="00EA18F2">
        <w:rPr>
          <w:rFonts w:ascii="Times New Roman" w:hAnsi="Times New Roman" w:cs="Times New Roman"/>
          <w:sz w:val="24"/>
          <w:szCs w:val="24"/>
        </w:rPr>
        <w:t>stock</w:t>
      </w:r>
      <w:r w:rsidR="004B713E" w:rsidRPr="00EA18F2">
        <w:rPr>
          <w:rFonts w:ascii="Times New Roman" w:hAnsi="Times New Roman" w:cs="Times New Roman"/>
          <w:sz w:val="24"/>
          <w:szCs w:val="24"/>
        </w:rPr>
        <w:t xml:space="preserve"> prices, to analyze difference in difference regressions on companies that </w:t>
      </w:r>
      <w:r w:rsidR="007535C4" w:rsidRPr="00EA18F2">
        <w:rPr>
          <w:rFonts w:ascii="Times New Roman" w:hAnsi="Times New Roman" w:cs="Times New Roman"/>
          <w:sz w:val="24"/>
          <w:szCs w:val="24"/>
        </w:rPr>
        <w:t xml:space="preserve">do or do not make carbon pledges. These regressions will include controls for company size, </w:t>
      </w:r>
      <w:r w:rsidR="00C611FD" w:rsidRPr="00EA18F2">
        <w:rPr>
          <w:rFonts w:ascii="Times New Roman" w:hAnsi="Times New Roman" w:cs="Times New Roman"/>
          <w:sz w:val="24"/>
          <w:szCs w:val="24"/>
        </w:rPr>
        <w:t xml:space="preserve">industry, previous </w:t>
      </w:r>
      <w:proofErr w:type="gramStart"/>
      <w:r w:rsidR="00C611FD" w:rsidRPr="00EA18F2">
        <w:rPr>
          <w:rFonts w:ascii="Times New Roman" w:hAnsi="Times New Roman" w:cs="Times New Roman"/>
          <w:sz w:val="24"/>
          <w:szCs w:val="24"/>
        </w:rPr>
        <w:t>5 year</w:t>
      </w:r>
      <w:proofErr w:type="gramEnd"/>
      <w:r w:rsidR="00C611FD" w:rsidRPr="00EA18F2">
        <w:rPr>
          <w:rFonts w:ascii="Times New Roman" w:hAnsi="Times New Roman" w:cs="Times New Roman"/>
          <w:sz w:val="24"/>
          <w:szCs w:val="24"/>
        </w:rPr>
        <w:t xml:space="preserve"> performance, </w:t>
      </w:r>
      <w:commentRangeStart w:id="72"/>
      <w:r w:rsidR="00C611FD" w:rsidRPr="00EA18F2">
        <w:rPr>
          <w:rFonts w:ascii="Times New Roman" w:hAnsi="Times New Roman" w:cs="Times New Roman"/>
          <w:sz w:val="24"/>
          <w:szCs w:val="24"/>
        </w:rPr>
        <w:t xml:space="preserve">and competing media stories at the time of pledge. </w:t>
      </w:r>
      <w:commentRangeEnd w:id="72"/>
      <w:r w:rsidR="00AB24A3">
        <w:rPr>
          <w:rStyle w:val="CommentReference"/>
        </w:rPr>
        <w:commentReference w:id="72"/>
      </w:r>
      <w:r w:rsidR="0074743B" w:rsidRPr="00EA18F2">
        <w:rPr>
          <w:rFonts w:ascii="Times New Roman" w:hAnsi="Times New Roman" w:cs="Times New Roman"/>
          <w:sz w:val="24"/>
          <w:szCs w:val="24"/>
        </w:rPr>
        <w:t>(Time permitting</w:t>
      </w:r>
      <w:r w:rsidR="00B639BD" w:rsidRPr="00EA18F2">
        <w:rPr>
          <w:rFonts w:ascii="Times New Roman" w:hAnsi="Times New Roman" w:cs="Times New Roman"/>
          <w:sz w:val="24"/>
          <w:szCs w:val="24"/>
        </w:rPr>
        <w:t xml:space="preserve"> </w:t>
      </w:r>
      <w:r w:rsidR="00B639BD" w:rsidRPr="00EA18F2">
        <w:rPr>
          <w:rFonts w:ascii="Times New Roman" w:hAnsi="Times New Roman" w:cs="Times New Roman"/>
          <w:sz w:val="24"/>
          <w:szCs w:val="24"/>
        </w:rPr>
        <w:sym w:font="Wingdings" w:char="F0E0"/>
      </w:r>
      <w:r w:rsidR="0074743B" w:rsidRPr="00EA18F2">
        <w:rPr>
          <w:rFonts w:ascii="Times New Roman" w:hAnsi="Times New Roman" w:cs="Times New Roman"/>
          <w:sz w:val="24"/>
          <w:szCs w:val="24"/>
        </w:rPr>
        <w:t xml:space="preserve">) This </w:t>
      </w:r>
      <w:r w:rsidR="00773934" w:rsidRPr="00EA18F2">
        <w:rPr>
          <w:rFonts w:ascii="Times New Roman" w:hAnsi="Times New Roman" w:cs="Times New Roman"/>
          <w:sz w:val="24"/>
          <w:szCs w:val="24"/>
        </w:rPr>
        <w:t xml:space="preserve">analysis will expand into analyzing locational success and </w:t>
      </w:r>
      <w:r w:rsidR="0074743B" w:rsidRPr="00EA18F2">
        <w:rPr>
          <w:rFonts w:ascii="Times New Roman" w:hAnsi="Times New Roman" w:cs="Times New Roman"/>
          <w:sz w:val="24"/>
          <w:szCs w:val="24"/>
        </w:rPr>
        <w:t xml:space="preserve">the effect of reputation on </w:t>
      </w:r>
      <w:r w:rsidR="005F7369" w:rsidRPr="00EA18F2">
        <w:rPr>
          <w:rFonts w:ascii="Times New Roman" w:hAnsi="Times New Roman" w:cs="Times New Roman"/>
          <w:sz w:val="24"/>
          <w:szCs w:val="24"/>
        </w:rPr>
        <w:t xml:space="preserve">company value. </w:t>
      </w:r>
    </w:p>
    <w:p w14:paraId="31339093" w14:textId="2FDBAEC4" w:rsidR="005F7369" w:rsidRPr="00EA18F2" w:rsidRDefault="005F7369" w:rsidP="00EA18F2">
      <w:pPr>
        <w:spacing w:line="480" w:lineRule="auto"/>
        <w:ind w:firstLine="720"/>
        <w:rPr>
          <w:rFonts w:ascii="Times New Roman" w:hAnsi="Times New Roman" w:cs="Times New Roman"/>
          <w:sz w:val="24"/>
          <w:szCs w:val="24"/>
        </w:rPr>
      </w:pPr>
      <w:r w:rsidRPr="00EA18F2">
        <w:rPr>
          <w:rFonts w:ascii="Times New Roman" w:hAnsi="Times New Roman" w:cs="Times New Roman"/>
          <w:sz w:val="24"/>
          <w:szCs w:val="24"/>
        </w:rPr>
        <w:t xml:space="preserve">To measure </w:t>
      </w:r>
      <w:r w:rsidR="00070037" w:rsidRPr="00EA18F2">
        <w:rPr>
          <w:rFonts w:ascii="Times New Roman" w:hAnsi="Times New Roman" w:cs="Times New Roman"/>
          <w:sz w:val="24"/>
          <w:szCs w:val="24"/>
        </w:rPr>
        <w:t>corporate accountability</w:t>
      </w:r>
      <w:commentRangeStart w:id="73"/>
      <w:r w:rsidR="00070037" w:rsidRPr="00EA18F2">
        <w:rPr>
          <w:rFonts w:ascii="Times New Roman" w:hAnsi="Times New Roman" w:cs="Times New Roman"/>
          <w:sz w:val="24"/>
          <w:szCs w:val="24"/>
        </w:rPr>
        <w:t>, I will be using</w:t>
      </w:r>
      <w:r w:rsidR="009A64C6" w:rsidRPr="00EA18F2">
        <w:rPr>
          <w:rFonts w:ascii="Times New Roman" w:hAnsi="Times New Roman" w:cs="Times New Roman"/>
          <w:sz w:val="24"/>
          <w:szCs w:val="24"/>
        </w:rPr>
        <w:t xml:space="preserve"> regularly produced</w:t>
      </w:r>
      <w:r w:rsidR="00070037" w:rsidRPr="00EA18F2">
        <w:rPr>
          <w:rFonts w:ascii="Times New Roman" w:hAnsi="Times New Roman" w:cs="Times New Roman"/>
          <w:sz w:val="24"/>
          <w:szCs w:val="24"/>
        </w:rPr>
        <w:t xml:space="preserve"> company sustainability reports to </w:t>
      </w:r>
      <w:r w:rsidR="008A4683" w:rsidRPr="00EA18F2">
        <w:rPr>
          <w:rFonts w:ascii="Times New Roman" w:hAnsi="Times New Roman" w:cs="Times New Roman"/>
          <w:sz w:val="24"/>
          <w:szCs w:val="24"/>
        </w:rPr>
        <w:t xml:space="preserve">analyze </w:t>
      </w:r>
      <w:r w:rsidR="00EC172E" w:rsidRPr="00EA18F2">
        <w:rPr>
          <w:rFonts w:ascii="Times New Roman" w:hAnsi="Times New Roman" w:cs="Times New Roman"/>
          <w:sz w:val="24"/>
          <w:szCs w:val="24"/>
        </w:rPr>
        <w:t>companies</w:t>
      </w:r>
      <w:r w:rsidR="004A4548" w:rsidRPr="00EA18F2">
        <w:rPr>
          <w:rFonts w:ascii="Times New Roman" w:hAnsi="Times New Roman" w:cs="Times New Roman"/>
          <w:sz w:val="24"/>
          <w:szCs w:val="24"/>
        </w:rPr>
        <w:t>’</w:t>
      </w:r>
      <w:r w:rsidR="008A4683" w:rsidRPr="00EA18F2">
        <w:rPr>
          <w:rFonts w:ascii="Times New Roman" w:hAnsi="Times New Roman" w:cs="Times New Roman"/>
          <w:sz w:val="24"/>
          <w:szCs w:val="24"/>
        </w:rPr>
        <w:t xml:space="preserve"> </w:t>
      </w:r>
      <w:r w:rsidR="00EC172E" w:rsidRPr="00EA18F2">
        <w:rPr>
          <w:rFonts w:ascii="Times New Roman" w:hAnsi="Times New Roman" w:cs="Times New Roman"/>
          <w:sz w:val="24"/>
          <w:szCs w:val="24"/>
        </w:rPr>
        <w:t>emissions</w:t>
      </w:r>
      <w:r w:rsidR="008A4683" w:rsidRPr="00EA18F2">
        <w:rPr>
          <w:rFonts w:ascii="Times New Roman" w:hAnsi="Times New Roman" w:cs="Times New Roman"/>
          <w:sz w:val="24"/>
          <w:szCs w:val="24"/>
        </w:rPr>
        <w:t xml:space="preserve"> being produced </w:t>
      </w:r>
      <w:r w:rsidR="009A64C6" w:rsidRPr="00EA18F2">
        <w:rPr>
          <w:rFonts w:ascii="Times New Roman" w:hAnsi="Times New Roman" w:cs="Times New Roman"/>
          <w:sz w:val="24"/>
          <w:szCs w:val="24"/>
        </w:rPr>
        <w:t>each</w:t>
      </w:r>
      <w:r w:rsidR="008A4683" w:rsidRPr="00EA18F2">
        <w:rPr>
          <w:rFonts w:ascii="Times New Roman" w:hAnsi="Times New Roman" w:cs="Times New Roman"/>
          <w:sz w:val="24"/>
          <w:szCs w:val="24"/>
        </w:rPr>
        <w:t xml:space="preserve"> year (in comparison to baseline), </w:t>
      </w:r>
      <w:r w:rsidR="004A4548" w:rsidRPr="00EA18F2">
        <w:rPr>
          <w:rFonts w:ascii="Times New Roman" w:hAnsi="Times New Roman" w:cs="Times New Roman"/>
          <w:sz w:val="24"/>
          <w:szCs w:val="24"/>
        </w:rPr>
        <w:t>if they have a mul</w:t>
      </w:r>
      <w:r w:rsidR="00EF3108" w:rsidRPr="00EA18F2">
        <w:rPr>
          <w:rFonts w:ascii="Times New Roman" w:hAnsi="Times New Roman" w:cs="Times New Roman"/>
          <w:sz w:val="24"/>
          <w:szCs w:val="24"/>
        </w:rPr>
        <w:t>t</w:t>
      </w:r>
      <w:r w:rsidR="004A4548" w:rsidRPr="00EA18F2">
        <w:rPr>
          <w:rFonts w:ascii="Times New Roman" w:hAnsi="Times New Roman" w:cs="Times New Roman"/>
          <w:sz w:val="24"/>
          <w:szCs w:val="24"/>
        </w:rPr>
        <w:t xml:space="preserve">i-layered plan, and </w:t>
      </w:r>
      <w:r w:rsidR="009A64C6" w:rsidRPr="00EA18F2">
        <w:rPr>
          <w:rFonts w:ascii="Times New Roman" w:hAnsi="Times New Roman" w:cs="Times New Roman"/>
          <w:sz w:val="24"/>
          <w:szCs w:val="24"/>
        </w:rPr>
        <w:t>if</w:t>
      </w:r>
      <w:r w:rsidR="004A4548" w:rsidRPr="00EA18F2">
        <w:rPr>
          <w:rFonts w:ascii="Times New Roman" w:hAnsi="Times New Roman" w:cs="Times New Roman"/>
          <w:sz w:val="24"/>
          <w:szCs w:val="24"/>
        </w:rPr>
        <w:t xml:space="preserve"> the plans </w:t>
      </w:r>
      <w:proofErr w:type="gramStart"/>
      <w:r w:rsidR="004A4548" w:rsidRPr="00EA18F2">
        <w:rPr>
          <w:rFonts w:ascii="Times New Roman" w:hAnsi="Times New Roman" w:cs="Times New Roman"/>
          <w:sz w:val="24"/>
          <w:szCs w:val="24"/>
        </w:rPr>
        <w:t>being</w:t>
      </w:r>
      <w:proofErr w:type="gramEnd"/>
      <w:r w:rsidR="004A4548" w:rsidRPr="00EA18F2">
        <w:rPr>
          <w:rFonts w:ascii="Times New Roman" w:hAnsi="Times New Roman" w:cs="Times New Roman"/>
          <w:sz w:val="24"/>
          <w:szCs w:val="24"/>
        </w:rPr>
        <w:t xml:space="preserve"> followed through on</w:t>
      </w:r>
      <w:commentRangeEnd w:id="73"/>
      <w:r w:rsidR="00231873">
        <w:rPr>
          <w:rStyle w:val="CommentReference"/>
        </w:rPr>
        <w:commentReference w:id="73"/>
      </w:r>
      <w:r w:rsidR="004A4548" w:rsidRPr="00EA18F2">
        <w:rPr>
          <w:rFonts w:ascii="Times New Roman" w:hAnsi="Times New Roman" w:cs="Times New Roman"/>
          <w:sz w:val="24"/>
          <w:szCs w:val="24"/>
        </w:rPr>
        <w:t xml:space="preserve">. In addition, </w:t>
      </w:r>
      <w:r w:rsidR="00665741" w:rsidRPr="00EA18F2">
        <w:rPr>
          <w:rFonts w:ascii="Times New Roman" w:hAnsi="Times New Roman" w:cs="Times New Roman"/>
          <w:sz w:val="24"/>
          <w:szCs w:val="24"/>
        </w:rPr>
        <w:t xml:space="preserve">I will be conducting text analysis on the sustainability reports to find commonality between those that are following through on their success. </w:t>
      </w:r>
      <w:r w:rsidR="00A077E4" w:rsidRPr="00EA18F2">
        <w:rPr>
          <w:rFonts w:ascii="Times New Roman" w:hAnsi="Times New Roman" w:cs="Times New Roman"/>
          <w:sz w:val="24"/>
          <w:szCs w:val="24"/>
        </w:rPr>
        <w:t>I</w:t>
      </w:r>
      <w:r w:rsidR="00A27C95" w:rsidRPr="00EA18F2">
        <w:rPr>
          <w:rFonts w:ascii="Times New Roman" w:hAnsi="Times New Roman" w:cs="Times New Roman"/>
          <w:sz w:val="24"/>
          <w:szCs w:val="24"/>
        </w:rPr>
        <w:t>t would be an important contribution to find what types of strategies allow companies to follow through, so companies that make</w:t>
      </w:r>
      <w:r w:rsidR="0037472F" w:rsidRPr="00EA18F2">
        <w:rPr>
          <w:rFonts w:ascii="Times New Roman" w:hAnsi="Times New Roman" w:cs="Times New Roman"/>
          <w:sz w:val="24"/>
          <w:szCs w:val="24"/>
        </w:rPr>
        <w:t xml:space="preserve"> </w:t>
      </w:r>
      <w:r w:rsidR="0066689A" w:rsidRPr="00EA18F2">
        <w:rPr>
          <w:rFonts w:ascii="Times New Roman" w:hAnsi="Times New Roman" w:cs="Times New Roman"/>
          <w:sz w:val="24"/>
          <w:szCs w:val="24"/>
        </w:rPr>
        <w:t>substantive</w:t>
      </w:r>
      <w:r w:rsidR="0037472F" w:rsidRPr="00EA18F2">
        <w:rPr>
          <w:rFonts w:ascii="Times New Roman" w:hAnsi="Times New Roman" w:cs="Times New Roman"/>
          <w:sz w:val="24"/>
          <w:szCs w:val="24"/>
        </w:rPr>
        <w:t xml:space="preserve"> pledges are able to receive th</w:t>
      </w:r>
      <w:r w:rsidR="0066689A" w:rsidRPr="00EA18F2">
        <w:rPr>
          <w:rFonts w:ascii="Times New Roman" w:hAnsi="Times New Roman" w:cs="Times New Roman"/>
          <w:sz w:val="24"/>
          <w:szCs w:val="24"/>
        </w:rPr>
        <w:t xml:space="preserve">e credit that they deserve. </w:t>
      </w:r>
    </w:p>
    <w:p w14:paraId="4443CC31" w14:textId="4704C760" w:rsidR="008F1598" w:rsidRPr="00EA18F2" w:rsidRDefault="008F1598" w:rsidP="00EA18F2">
      <w:pPr>
        <w:spacing w:line="480" w:lineRule="auto"/>
        <w:ind w:firstLine="720"/>
        <w:rPr>
          <w:rFonts w:ascii="Times New Roman" w:hAnsi="Times New Roman" w:cs="Times New Roman"/>
          <w:sz w:val="24"/>
          <w:szCs w:val="24"/>
        </w:rPr>
      </w:pPr>
      <w:r w:rsidRPr="00EA18F2">
        <w:rPr>
          <w:rFonts w:ascii="Times New Roman" w:hAnsi="Times New Roman" w:cs="Times New Roman"/>
          <w:sz w:val="24"/>
          <w:szCs w:val="24"/>
        </w:rPr>
        <w:t xml:space="preserve">Lastly, </w:t>
      </w:r>
      <w:r w:rsidR="005E4FA2" w:rsidRPr="00EA18F2">
        <w:rPr>
          <w:rFonts w:ascii="Times New Roman" w:hAnsi="Times New Roman" w:cs="Times New Roman"/>
          <w:sz w:val="24"/>
          <w:szCs w:val="24"/>
        </w:rPr>
        <w:t>to analyze carbon credi</w:t>
      </w:r>
      <w:r w:rsidR="0073595B" w:rsidRPr="00EA18F2">
        <w:rPr>
          <w:rFonts w:ascii="Times New Roman" w:hAnsi="Times New Roman" w:cs="Times New Roman"/>
          <w:sz w:val="24"/>
          <w:szCs w:val="24"/>
        </w:rPr>
        <w:t>ts’ role in carbon pledges, I will be collecting</w:t>
      </w:r>
      <w:r w:rsidR="00A77FF9" w:rsidRPr="00EA18F2">
        <w:rPr>
          <w:rFonts w:ascii="Times New Roman" w:hAnsi="Times New Roman" w:cs="Times New Roman"/>
          <w:sz w:val="24"/>
          <w:szCs w:val="24"/>
        </w:rPr>
        <w:t xml:space="preserve"> how many fortune 500 companies that are pledged to be carbon neutral heavily include </w:t>
      </w:r>
      <w:r w:rsidR="00C76EEF" w:rsidRPr="00EA18F2">
        <w:rPr>
          <w:rFonts w:ascii="Times New Roman" w:hAnsi="Times New Roman" w:cs="Times New Roman"/>
          <w:sz w:val="24"/>
          <w:szCs w:val="24"/>
        </w:rPr>
        <w:t xml:space="preserve">carbon offsetting. </w:t>
      </w:r>
      <w:r w:rsidR="001109DC" w:rsidRPr="00EA18F2">
        <w:rPr>
          <w:rFonts w:ascii="Times New Roman" w:hAnsi="Times New Roman" w:cs="Times New Roman"/>
          <w:sz w:val="24"/>
          <w:szCs w:val="24"/>
        </w:rPr>
        <w:t>(Ideally</w:t>
      </w:r>
      <w:r w:rsidR="003D0A06" w:rsidRPr="00EA18F2">
        <w:rPr>
          <w:rFonts w:ascii="Times New Roman" w:hAnsi="Times New Roman" w:cs="Times New Roman"/>
          <w:sz w:val="24"/>
          <w:szCs w:val="24"/>
        </w:rPr>
        <w:t xml:space="preserve"> </w:t>
      </w:r>
      <w:r w:rsidR="003D0A06" w:rsidRPr="00EA18F2">
        <w:rPr>
          <w:rFonts w:ascii="Times New Roman" w:hAnsi="Times New Roman" w:cs="Times New Roman"/>
          <w:sz w:val="24"/>
          <w:szCs w:val="24"/>
        </w:rPr>
        <w:sym w:font="Wingdings" w:char="F0E0"/>
      </w:r>
      <w:r w:rsidR="001109DC" w:rsidRPr="00EA18F2">
        <w:rPr>
          <w:rFonts w:ascii="Times New Roman" w:hAnsi="Times New Roman" w:cs="Times New Roman"/>
          <w:sz w:val="24"/>
          <w:szCs w:val="24"/>
        </w:rPr>
        <w:t xml:space="preserve">) </w:t>
      </w:r>
      <w:r w:rsidR="007174EA" w:rsidRPr="00EA18F2">
        <w:rPr>
          <w:rFonts w:ascii="Times New Roman" w:hAnsi="Times New Roman" w:cs="Times New Roman"/>
          <w:sz w:val="24"/>
          <w:szCs w:val="24"/>
        </w:rPr>
        <w:t xml:space="preserve">From there, </w:t>
      </w:r>
      <w:commentRangeStart w:id="74"/>
      <w:r w:rsidR="001109DC" w:rsidRPr="00EA18F2">
        <w:rPr>
          <w:rFonts w:ascii="Times New Roman" w:hAnsi="Times New Roman" w:cs="Times New Roman"/>
          <w:sz w:val="24"/>
          <w:szCs w:val="24"/>
        </w:rPr>
        <w:t xml:space="preserve">I will use voluntary carbon credit project data to find some inconsistencies between reporting </w:t>
      </w:r>
      <w:r w:rsidR="003D0A06" w:rsidRPr="00EA18F2">
        <w:rPr>
          <w:rFonts w:ascii="Times New Roman" w:hAnsi="Times New Roman" w:cs="Times New Roman"/>
          <w:sz w:val="24"/>
          <w:szCs w:val="24"/>
        </w:rPr>
        <w:t xml:space="preserve">and emissions. </w:t>
      </w:r>
      <w:commentRangeEnd w:id="74"/>
      <w:r w:rsidR="0034392A">
        <w:rPr>
          <w:rStyle w:val="CommentReference"/>
        </w:rPr>
        <w:commentReference w:id="74"/>
      </w:r>
      <w:r w:rsidR="00F0370F" w:rsidRPr="00EA18F2">
        <w:rPr>
          <w:rFonts w:ascii="Times New Roman" w:hAnsi="Times New Roman" w:cs="Times New Roman"/>
          <w:sz w:val="24"/>
          <w:szCs w:val="24"/>
        </w:rPr>
        <w:t xml:space="preserve">A limitation of this dataset is that voluntary disclosures aren’t ones that would likely be fraudulent. </w:t>
      </w:r>
      <w:r w:rsidR="003D0A06" w:rsidRPr="00EA18F2">
        <w:rPr>
          <w:rFonts w:ascii="Times New Roman" w:hAnsi="Times New Roman" w:cs="Times New Roman"/>
          <w:sz w:val="24"/>
          <w:szCs w:val="24"/>
        </w:rPr>
        <w:t xml:space="preserve">(Another option </w:t>
      </w:r>
      <w:r w:rsidR="003D0A06" w:rsidRPr="00EA18F2">
        <w:rPr>
          <w:rFonts w:ascii="Times New Roman" w:hAnsi="Times New Roman" w:cs="Times New Roman"/>
          <w:sz w:val="24"/>
          <w:szCs w:val="24"/>
        </w:rPr>
        <w:sym w:font="Wingdings" w:char="F0E0"/>
      </w:r>
      <w:r w:rsidR="003D0A06" w:rsidRPr="00EA18F2">
        <w:rPr>
          <w:rFonts w:ascii="Times New Roman" w:hAnsi="Times New Roman" w:cs="Times New Roman"/>
          <w:sz w:val="24"/>
          <w:szCs w:val="24"/>
        </w:rPr>
        <w:t xml:space="preserve">) I could also </w:t>
      </w:r>
      <w:r w:rsidR="009A27A0" w:rsidRPr="00EA18F2">
        <w:rPr>
          <w:rFonts w:ascii="Times New Roman" w:hAnsi="Times New Roman" w:cs="Times New Roman"/>
          <w:sz w:val="24"/>
          <w:szCs w:val="24"/>
        </w:rPr>
        <w:t xml:space="preserve">find a way to discuss empirically the effects of industries continuing to rely on fossil fuels and how carbon credits will only get more and more expensive as companies continue to </w:t>
      </w:r>
      <w:commentRangeStart w:id="75"/>
      <w:r w:rsidR="009A27A0" w:rsidRPr="00EA18F2">
        <w:rPr>
          <w:rFonts w:ascii="Times New Roman" w:hAnsi="Times New Roman" w:cs="Times New Roman"/>
          <w:sz w:val="24"/>
          <w:szCs w:val="24"/>
        </w:rPr>
        <w:t>produce</w:t>
      </w:r>
      <w:commentRangeEnd w:id="75"/>
      <w:r w:rsidR="00070BF6">
        <w:rPr>
          <w:rStyle w:val="CommentReference"/>
        </w:rPr>
        <w:commentReference w:id="75"/>
      </w:r>
      <w:r w:rsidR="009A27A0" w:rsidRPr="00EA18F2">
        <w:rPr>
          <w:rFonts w:ascii="Times New Roman" w:hAnsi="Times New Roman" w:cs="Times New Roman"/>
          <w:sz w:val="24"/>
          <w:szCs w:val="24"/>
        </w:rPr>
        <w:t xml:space="preserve">. </w:t>
      </w:r>
    </w:p>
    <w:p w14:paraId="1A1ABA5A" w14:textId="77777777" w:rsidR="00826D51" w:rsidRPr="00EF3108" w:rsidRDefault="00826D51" w:rsidP="00EF3108">
      <w:pPr>
        <w:spacing w:line="480" w:lineRule="auto"/>
      </w:pPr>
    </w:p>
    <w:p w14:paraId="405010D8" w14:textId="0DB3387D" w:rsidR="00665741" w:rsidRPr="00EF3108" w:rsidRDefault="005368E1" w:rsidP="00215FE4">
      <w:pPr>
        <w:spacing w:line="240" w:lineRule="auto"/>
      </w:pPr>
      <w:r w:rsidRPr="00EF3108">
        <w:lastRenderedPageBreak/>
        <w:t>Outline:</w:t>
      </w:r>
    </w:p>
    <w:p w14:paraId="43EC2102" w14:textId="77777777" w:rsidR="00215FE4" w:rsidRDefault="009B1293" w:rsidP="00215FE4">
      <w:pPr>
        <w:pStyle w:val="ListParagraph"/>
        <w:numPr>
          <w:ilvl w:val="0"/>
          <w:numId w:val="15"/>
        </w:numPr>
        <w:spacing w:line="240" w:lineRule="auto"/>
      </w:pPr>
      <w:r w:rsidRPr="00EF3108">
        <w:t>Introductio</w:t>
      </w:r>
      <w:r w:rsidR="00215FE4">
        <w:t>n</w:t>
      </w:r>
    </w:p>
    <w:p w14:paraId="0CFCDBD0" w14:textId="77777777" w:rsidR="00215FE4" w:rsidRDefault="009B1293" w:rsidP="00215FE4">
      <w:pPr>
        <w:pStyle w:val="ListParagraph"/>
        <w:numPr>
          <w:ilvl w:val="0"/>
          <w:numId w:val="15"/>
        </w:numPr>
        <w:spacing w:line="240" w:lineRule="auto"/>
      </w:pPr>
      <w:r w:rsidRPr="00EF3108">
        <w:t>Literature Revie</w:t>
      </w:r>
      <w:r w:rsidR="00215FE4">
        <w:t>w</w:t>
      </w:r>
    </w:p>
    <w:p w14:paraId="270B5C76" w14:textId="77777777" w:rsidR="00215FE4" w:rsidRDefault="003257AF" w:rsidP="00215FE4">
      <w:pPr>
        <w:pStyle w:val="ListParagraph"/>
        <w:numPr>
          <w:ilvl w:val="0"/>
          <w:numId w:val="15"/>
        </w:numPr>
        <w:spacing w:line="240" w:lineRule="auto"/>
      </w:pPr>
      <w:r w:rsidRPr="00EF3108">
        <w:t>Data</w:t>
      </w:r>
    </w:p>
    <w:p w14:paraId="77610E52" w14:textId="77777777" w:rsidR="00215FE4" w:rsidRDefault="009B1293" w:rsidP="00215FE4">
      <w:pPr>
        <w:pStyle w:val="ListParagraph"/>
        <w:numPr>
          <w:ilvl w:val="0"/>
          <w:numId w:val="15"/>
        </w:numPr>
        <w:spacing w:line="240" w:lineRule="auto"/>
      </w:pPr>
      <w:r w:rsidRPr="00EF3108">
        <w:t>Methods</w:t>
      </w:r>
    </w:p>
    <w:p w14:paraId="1259A035" w14:textId="67A49421" w:rsidR="001B3134" w:rsidRDefault="001B3134" w:rsidP="001B3134">
      <w:pPr>
        <w:pStyle w:val="ListParagraph"/>
        <w:numPr>
          <w:ilvl w:val="1"/>
          <w:numId w:val="15"/>
        </w:numPr>
        <w:spacing w:line="240" w:lineRule="auto"/>
      </w:pPr>
      <w:r>
        <w:t>4</w:t>
      </w:r>
      <w:r w:rsidR="00067DAA" w:rsidRPr="00EF3108">
        <w:t>a. Carbon Pledge Benefits</w:t>
      </w:r>
    </w:p>
    <w:p w14:paraId="69E11065" w14:textId="67F8A7DC" w:rsidR="001B3134" w:rsidRDefault="001B3134" w:rsidP="00215FE4">
      <w:pPr>
        <w:pStyle w:val="ListParagraph"/>
        <w:numPr>
          <w:ilvl w:val="1"/>
          <w:numId w:val="15"/>
        </w:numPr>
        <w:spacing w:line="240" w:lineRule="auto"/>
      </w:pPr>
      <w:r>
        <w:t>4</w:t>
      </w:r>
      <w:r w:rsidR="00067DAA" w:rsidRPr="00EF3108">
        <w:t>b. Company Accountability</w:t>
      </w:r>
    </w:p>
    <w:p w14:paraId="6895CEC1" w14:textId="182421F4" w:rsidR="001B3134" w:rsidRDefault="001B3134" w:rsidP="00215FE4">
      <w:pPr>
        <w:pStyle w:val="ListParagraph"/>
        <w:numPr>
          <w:ilvl w:val="1"/>
          <w:numId w:val="15"/>
        </w:numPr>
        <w:spacing w:line="240" w:lineRule="auto"/>
      </w:pPr>
      <w:r>
        <w:t>4</w:t>
      </w:r>
      <w:r w:rsidR="00931210" w:rsidRPr="00EF3108">
        <w:t xml:space="preserve">c. </w:t>
      </w:r>
      <w:r w:rsidR="003257AF" w:rsidRPr="00EF3108">
        <w:t>Carbon Credits if I can find something to test empirically</w:t>
      </w:r>
    </w:p>
    <w:p w14:paraId="2FDB6113" w14:textId="77777777" w:rsidR="001B3134" w:rsidRDefault="00931210" w:rsidP="00215FE4">
      <w:pPr>
        <w:pStyle w:val="ListParagraph"/>
        <w:numPr>
          <w:ilvl w:val="0"/>
          <w:numId w:val="15"/>
        </w:numPr>
        <w:spacing w:line="240" w:lineRule="auto"/>
      </w:pPr>
      <w:r w:rsidRPr="00EF3108">
        <w:t>Main Result</w:t>
      </w:r>
      <w:r w:rsidR="001B3134">
        <w:t>s</w:t>
      </w:r>
    </w:p>
    <w:p w14:paraId="52BAC27D" w14:textId="77777777" w:rsidR="001B3134" w:rsidRDefault="00A25895" w:rsidP="00215FE4">
      <w:pPr>
        <w:pStyle w:val="ListParagraph"/>
        <w:numPr>
          <w:ilvl w:val="1"/>
          <w:numId w:val="15"/>
        </w:numPr>
        <w:spacing w:line="240" w:lineRule="auto"/>
      </w:pPr>
      <w:r w:rsidRPr="00EF3108">
        <w:t>4</w:t>
      </w:r>
      <w:r w:rsidR="00066500" w:rsidRPr="00EF3108">
        <w:t>a. Carbon Pledge Benefits</w:t>
      </w:r>
    </w:p>
    <w:p w14:paraId="1857D875" w14:textId="77777777" w:rsidR="001B3134" w:rsidRDefault="00A25895" w:rsidP="00215FE4">
      <w:pPr>
        <w:pStyle w:val="ListParagraph"/>
        <w:numPr>
          <w:ilvl w:val="1"/>
          <w:numId w:val="15"/>
        </w:numPr>
        <w:spacing w:line="240" w:lineRule="auto"/>
      </w:pPr>
      <w:r w:rsidRPr="00EF3108">
        <w:t>4</w:t>
      </w:r>
      <w:r w:rsidR="00066500" w:rsidRPr="00EF3108">
        <w:t>b. Company Accountability</w:t>
      </w:r>
    </w:p>
    <w:p w14:paraId="669AFDE7" w14:textId="77777777" w:rsidR="001B3134" w:rsidRDefault="00A25895" w:rsidP="00215FE4">
      <w:pPr>
        <w:pStyle w:val="ListParagraph"/>
        <w:numPr>
          <w:ilvl w:val="1"/>
          <w:numId w:val="15"/>
        </w:numPr>
        <w:spacing w:line="240" w:lineRule="auto"/>
      </w:pPr>
      <w:r w:rsidRPr="00EF3108">
        <w:t>4</w:t>
      </w:r>
      <w:r w:rsidR="00066500" w:rsidRPr="00EF3108">
        <w:t>c. Carbon Credits if I can find something to test empirically</w:t>
      </w:r>
    </w:p>
    <w:p w14:paraId="682A16CA" w14:textId="630B8399" w:rsidR="00931210" w:rsidRPr="00EF3108" w:rsidRDefault="00931210" w:rsidP="001B3134">
      <w:pPr>
        <w:pStyle w:val="ListParagraph"/>
        <w:numPr>
          <w:ilvl w:val="0"/>
          <w:numId w:val="15"/>
        </w:numPr>
        <w:spacing w:line="240" w:lineRule="auto"/>
      </w:pPr>
      <w:r w:rsidRPr="00EF3108">
        <w:t>Conclusion</w:t>
      </w:r>
    </w:p>
    <w:p w14:paraId="6BDB6829" w14:textId="77777777" w:rsidR="00ED39A7" w:rsidRPr="00EF3108" w:rsidRDefault="00ED39A7" w:rsidP="00EF3108">
      <w:pPr>
        <w:spacing w:line="480" w:lineRule="auto"/>
      </w:pPr>
    </w:p>
    <w:p w14:paraId="251B1FB0" w14:textId="2B32CBFA" w:rsidR="00D7711C" w:rsidRPr="00EF3108" w:rsidRDefault="00D7711C" w:rsidP="00EF3108">
      <w:pPr>
        <w:spacing w:line="480" w:lineRule="auto"/>
      </w:pPr>
    </w:p>
    <w:sectPr w:rsidR="00D7711C" w:rsidRPr="00EF310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Kyle Coombs" w:date="2025-02-19T16:17:00Z" w:initials="KC">
    <w:p w14:paraId="5FBAE308" w14:textId="77777777" w:rsidR="004B015C" w:rsidRDefault="004B015C" w:rsidP="004B015C">
      <w:pPr>
        <w:pStyle w:val="CommentText"/>
      </w:pPr>
      <w:r>
        <w:rPr>
          <w:rStyle w:val="CommentReference"/>
        </w:rPr>
        <w:annotationRef/>
      </w:r>
      <w:r>
        <w:t xml:space="preserve">This is really thoughtful. It might be nice to have a statistic of the ways political allegiance maps to consumer behavior. I know Pew (or a similar polling agency) has recently shown that people across the political distribution are changing spending habits to align with personal politics. </w:t>
      </w:r>
    </w:p>
  </w:comment>
  <w:comment w:id="5" w:author="Kyle Coombs" w:date="2025-02-19T16:41:00Z" w:initials="KC">
    <w:p w14:paraId="75301171" w14:textId="77777777" w:rsidR="00655633" w:rsidRDefault="00655633" w:rsidP="00655633">
      <w:pPr>
        <w:pStyle w:val="CommentText"/>
      </w:pPr>
      <w:r>
        <w:rPr>
          <w:rStyle w:val="CommentReference"/>
        </w:rPr>
        <w:annotationRef/>
      </w:r>
      <w:r>
        <w:t>Are we delivering on this or not even close? That also underscores why the topic matters.</w:t>
      </w:r>
    </w:p>
  </w:comment>
  <w:comment w:id="6" w:author="Kyle Coombs" w:date="2025-02-19T16:18:00Z" w:initials="KC">
    <w:p w14:paraId="5A57DA12" w14:textId="5064CF2A" w:rsidR="004C3A2C" w:rsidRDefault="004C3A2C" w:rsidP="004C3A2C">
      <w:pPr>
        <w:pStyle w:val="CommentText"/>
      </w:pPr>
      <w:r>
        <w:rPr>
          <w:rStyle w:val="CommentReference"/>
        </w:rPr>
        <w:annotationRef/>
      </w:r>
      <w:r>
        <w:t>Can you give me a number? Or a number with the caveat that it is companies with at least X in revenue, etc?</w:t>
      </w:r>
    </w:p>
  </w:comment>
  <w:comment w:id="7" w:author="Kyle Coombs" w:date="2025-02-19T16:20:00Z" w:initials="KC">
    <w:p w14:paraId="217EA7B0" w14:textId="77777777" w:rsidR="00140962" w:rsidRDefault="00140962" w:rsidP="00140962">
      <w:pPr>
        <w:pStyle w:val="CommentText"/>
      </w:pPr>
      <w:r>
        <w:rPr>
          <w:rStyle w:val="CommentReference"/>
        </w:rPr>
        <w:annotationRef/>
      </w:r>
      <w:r>
        <w:t xml:space="preserve">Is the requirement defined anywhere? Or is this just the norm when companies declare carbon neutral pledges? </w:t>
      </w:r>
    </w:p>
  </w:comment>
  <w:comment w:id="8" w:author="Kyle Coombs" w:date="2025-02-19T16:20:00Z" w:initials="KC">
    <w:p w14:paraId="3823D358" w14:textId="274F1300" w:rsidR="00CF0D9B" w:rsidRDefault="00CF0D9B" w:rsidP="00CF0D9B">
      <w:pPr>
        <w:pStyle w:val="CommentText"/>
      </w:pPr>
      <w:r>
        <w:rPr>
          <w:rStyle w:val="CommentReference"/>
        </w:rPr>
        <w:annotationRef/>
      </w:r>
      <w:r>
        <w:t>I’d identify that this is called “buying carbon credits” here.</w:t>
      </w:r>
    </w:p>
  </w:comment>
  <w:comment w:id="16" w:author="Kyle Coombs" w:date="2025-02-19T16:18:00Z" w:initials="KC">
    <w:p w14:paraId="0B4E675E" w14:textId="77123D71" w:rsidR="004C3A2C" w:rsidRDefault="004C3A2C" w:rsidP="004C3A2C">
      <w:pPr>
        <w:pStyle w:val="CommentText"/>
      </w:pPr>
      <w:r>
        <w:rPr>
          <w:rStyle w:val="CommentReference"/>
        </w:rPr>
        <w:annotationRef/>
      </w:r>
      <w:r>
        <w:t>Is this the number in response to the 2015 agreement?</w:t>
      </w:r>
    </w:p>
  </w:comment>
  <w:comment w:id="17" w:author="Kyle Coombs" w:date="2025-02-19T16:21:00Z" w:initials="KC">
    <w:p w14:paraId="41D63D4D" w14:textId="77777777" w:rsidR="00CA333C" w:rsidRDefault="00CA333C" w:rsidP="00CA333C">
      <w:pPr>
        <w:pStyle w:val="CommentText"/>
      </w:pPr>
      <w:r>
        <w:rPr>
          <w:rStyle w:val="CommentReference"/>
        </w:rPr>
        <w:annotationRef/>
      </w:r>
      <w:r>
        <w:t xml:space="preserve">I’m not sure this is particularly long when discussing climate change. Climate change is a slow-moving process that has taken decades. The pledges themselves are usually tied to becoming carbon neutral by a date well into the future. </w:t>
      </w:r>
    </w:p>
  </w:comment>
  <w:comment w:id="22" w:author="Kyle Coombs" w:date="2025-02-19T16:24:00Z" w:initials="KC">
    <w:p w14:paraId="1C10EAC6" w14:textId="77777777" w:rsidR="001E55C5" w:rsidRDefault="001E55C5" w:rsidP="001E55C5">
      <w:pPr>
        <w:pStyle w:val="CommentText"/>
      </w:pPr>
      <w:r>
        <w:rPr>
          <w:rStyle w:val="CommentReference"/>
        </w:rPr>
        <w:annotationRef/>
      </w:r>
      <w:r>
        <w:t>I advise you to re-read this sentence aloud to yourself. Then summarize it in as simple terms as possible. It is hard to follow as is. I think you are saying that companies are making pledges that are costly to keep but likely benefit them in the short-run.</w:t>
      </w:r>
    </w:p>
  </w:comment>
  <w:comment w:id="23" w:author="Kyle Coombs" w:date="2025-02-19T16:24:00Z" w:initials="KC">
    <w:p w14:paraId="671FC4B6" w14:textId="77777777" w:rsidR="00100351" w:rsidRDefault="001E55C5" w:rsidP="00100351">
      <w:pPr>
        <w:pStyle w:val="CommentText"/>
      </w:pPr>
      <w:r>
        <w:rPr>
          <w:rStyle w:val="CommentReference"/>
        </w:rPr>
        <w:annotationRef/>
      </w:r>
      <w:r w:rsidR="00100351">
        <w:t xml:space="preserve">What is a good cite for this? It is a fair point, but you are writing an academic paper and not a blog post/opinion piece for a reputable paper. </w:t>
      </w:r>
    </w:p>
    <w:p w14:paraId="48CA6EA1" w14:textId="77777777" w:rsidR="00100351" w:rsidRDefault="00100351" w:rsidP="00100351">
      <w:pPr>
        <w:pStyle w:val="CommentText"/>
      </w:pPr>
    </w:p>
    <w:p w14:paraId="39695B8F" w14:textId="77777777" w:rsidR="00100351" w:rsidRDefault="00100351" w:rsidP="00100351">
      <w:pPr>
        <w:pStyle w:val="CommentText"/>
      </w:pPr>
      <w:r>
        <w:t>In general, I encourage you to make the ton more neutral (pun intended) when doing empirical work. You clearly come across as having a strong opinion that carbon pledges/carbon credits are all worthless and firms lack any accountability. That may be the case, but you can make that case convincingly if you outline a definition that is simple to understand and makes sense to anyone. Then showing why your definition indicates a certain behavior among firms.</w:t>
      </w:r>
    </w:p>
  </w:comment>
  <w:comment w:id="24" w:author="Kyle Coombs" w:date="2025-02-19T16:26:00Z" w:initials="KC">
    <w:p w14:paraId="6728BE39" w14:textId="23629A51" w:rsidR="00196EF4" w:rsidRDefault="00196EF4" w:rsidP="00196EF4">
      <w:pPr>
        <w:pStyle w:val="CommentText"/>
      </w:pPr>
      <w:r>
        <w:rPr>
          <w:rStyle w:val="CommentReference"/>
        </w:rPr>
        <w:annotationRef/>
      </w:r>
      <w:r>
        <w:t>What leads to it? You mentioned several ideas. “This” is ambiguous. “This overconfidence” or “this aim” or “these trends”? Or “This intersection”?</w:t>
      </w:r>
    </w:p>
  </w:comment>
  <w:comment w:id="25" w:author="Kyle Coombs" w:date="2025-02-19T16:25:00Z" w:initials="KC">
    <w:p w14:paraId="688C0A2F" w14:textId="19B541E9" w:rsidR="00580EDB" w:rsidRDefault="00580EDB" w:rsidP="00580EDB">
      <w:pPr>
        <w:pStyle w:val="CommentText"/>
      </w:pPr>
      <w:r>
        <w:rPr>
          <w:rStyle w:val="CommentReference"/>
        </w:rPr>
        <w:annotationRef/>
      </w:r>
      <w:r>
        <w:t>Benefits to whom? The firm or the general public?</w:t>
      </w:r>
    </w:p>
  </w:comment>
  <w:comment w:id="27" w:author="Kyle Coombs" w:date="2025-02-19T16:25:00Z" w:initials="KC">
    <w:p w14:paraId="43A91907" w14:textId="77777777" w:rsidR="00A00263" w:rsidRDefault="00A00263" w:rsidP="00A00263">
      <w:pPr>
        <w:pStyle w:val="CommentText"/>
      </w:pPr>
      <w:r>
        <w:rPr>
          <w:rStyle w:val="CommentReference"/>
        </w:rPr>
        <w:annotationRef/>
      </w:r>
      <w:r>
        <w:t>Ah for the firms.</w:t>
      </w:r>
    </w:p>
  </w:comment>
  <w:comment w:id="28" w:author="Kyle Coombs" w:date="2025-02-19T16:27:00Z" w:initials="KC">
    <w:p w14:paraId="2F95C519" w14:textId="77777777" w:rsidR="00557A04" w:rsidRDefault="00557A04" w:rsidP="00557A04">
      <w:pPr>
        <w:pStyle w:val="CommentText"/>
      </w:pPr>
      <w:r>
        <w:rPr>
          <w:rStyle w:val="CommentReference"/>
        </w:rPr>
        <w:annotationRef/>
      </w:r>
      <w:r>
        <w:t>Provide a cite for this. The concept of carbon offsetting is that companies can continue to burn fossil fuels while paying other companies to stop. If anything carbon offsetting projects are more costly the more you burn (there’s more to offset), so it would be discouraging no?</w:t>
      </w:r>
    </w:p>
  </w:comment>
  <w:comment w:id="29" w:author="Kyle Coombs" w:date="2025-02-19T16:28:00Z" w:initials="KC">
    <w:p w14:paraId="68469AC7" w14:textId="77777777" w:rsidR="00F06110" w:rsidRDefault="00F06110" w:rsidP="00F06110">
      <w:pPr>
        <w:pStyle w:val="CommentText"/>
      </w:pPr>
      <w:r>
        <w:rPr>
          <w:rStyle w:val="CommentReference"/>
        </w:rPr>
        <w:annotationRef/>
      </w:r>
      <w:r>
        <w:t xml:space="preserve">No need for quotes. Just paraphrase the result and link it to others. </w:t>
      </w:r>
    </w:p>
  </w:comment>
  <w:comment w:id="31" w:author="Kyle Coombs" w:date="2025-02-19T16:42:00Z" w:initials="KC">
    <w:p w14:paraId="337DFDDD" w14:textId="77777777" w:rsidR="00361A3E" w:rsidRDefault="00361A3E" w:rsidP="00361A3E">
      <w:pPr>
        <w:pStyle w:val="CommentText"/>
      </w:pPr>
      <w:r>
        <w:rPr>
          <w:rStyle w:val="CommentReference"/>
        </w:rPr>
        <w:annotationRef/>
      </w:r>
      <w:r>
        <w:t xml:space="preserve">It is great you are noting how you will differentiate your work. </w:t>
      </w:r>
      <w:r>
        <w:br/>
      </w:r>
      <w:r>
        <w:br/>
        <w:t>Just be sure to stick this in one bit at the end after antecedents. Tell me your contributions in one shot. Then it is all in one place and comes after the reader fully understands the current state of the lit. They can then think of how your paper makes a difference in the lit.</w:t>
      </w:r>
      <w:r>
        <w:br/>
      </w:r>
      <w:r>
        <w:br/>
        <w:t>Also, what is “this” here. Your work?</w:t>
      </w:r>
    </w:p>
  </w:comment>
  <w:comment w:id="33" w:author="Kyle Coombs" w:date="2025-02-19T16:29:00Z" w:initials="KC">
    <w:p w14:paraId="65310444" w14:textId="15211E63" w:rsidR="00E86DC1" w:rsidRDefault="00E86DC1" w:rsidP="00E86DC1">
      <w:pPr>
        <w:pStyle w:val="CommentText"/>
      </w:pPr>
      <w:r>
        <w:rPr>
          <w:rStyle w:val="CommentReference"/>
        </w:rPr>
        <w:annotationRef/>
      </w:r>
      <w:r>
        <w:t>I really encourage you to paraphrase here. Direct quotes are rare in economic writing – I want you to indicate to me what it is most important for me to know about the work.</w:t>
      </w:r>
    </w:p>
  </w:comment>
  <w:comment w:id="35" w:author="Kyle Coombs" w:date="2025-02-19T16:34:00Z" w:initials="KC">
    <w:p w14:paraId="3F946A2A" w14:textId="77777777" w:rsidR="00145802" w:rsidRDefault="00145802" w:rsidP="00145802">
      <w:pPr>
        <w:pStyle w:val="CommentText"/>
      </w:pPr>
      <w:r>
        <w:rPr>
          <w:rStyle w:val="CommentReference"/>
        </w:rPr>
        <w:annotationRef/>
      </w:r>
      <w:r>
        <w:t>In general, organize the “what you do in one paragraph” and the stuff others do in their own paragraphs. Shifting back and forth makes it easier to miss your work and you want readers to know about your work.</w:t>
      </w:r>
    </w:p>
  </w:comment>
  <w:comment w:id="36" w:author="Kyle Coombs" w:date="2025-02-19T16:30:00Z" w:initials="KC">
    <w:p w14:paraId="3EFF171D" w14:textId="3B28E262" w:rsidR="009D4129" w:rsidRDefault="009D4129" w:rsidP="009D4129">
      <w:pPr>
        <w:pStyle w:val="CommentText"/>
      </w:pPr>
      <w:r>
        <w:rPr>
          <w:rStyle w:val="CommentReference"/>
        </w:rPr>
        <w:annotationRef/>
      </w:r>
      <w:r>
        <w:t>Whose views? Is there a cite here?</w:t>
      </w:r>
    </w:p>
  </w:comment>
  <w:comment w:id="37" w:author="Kyle Coombs" w:date="2025-02-19T16:32:00Z" w:initials="KC">
    <w:p w14:paraId="35A8D8FA" w14:textId="77777777" w:rsidR="00874A64" w:rsidRDefault="00874A64" w:rsidP="00874A64">
      <w:pPr>
        <w:pStyle w:val="CommentText"/>
      </w:pPr>
      <w:r>
        <w:rPr>
          <w:rStyle w:val="CommentReference"/>
        </w:rPr>
        <w:annotationRef/>
      </w:r>
      <w:r>
        <w:t>Ah these are the views. Can you summarize them more tightly to give more space to discuss empirics? These are persuasive/normative writing pieces. Important, but better to summarize the debate succinctly as it relates to your work and then refer people to these sources if they want to learn.</w:t>
      </w:r>
    </w:p>
  </w:comment>
  <w:comment w:id="40" w:author="Kyle Coombs" w:date="2025-02-19T16:45:00Z" w:initials="KC">
    <w:p w14:paraId="18C6BA40" w14:textId="77777777" w:rsidR="00725EA9" w:rsidRDefault="00725EA9" w:rsidP="00725EA9">
      <w:pPr>
        <w:pStyle w:val="CommentText"/>
      </w:pPr>
      <w:r>
        <w:rPr>
          <w:rStyle w:val="CommentReference"/>
        </w:rPr>
        <w:annotationRef/>
      </w:r>
      <w:r>
        <w:t>I am not sure what this means. What is the “Other” here?</w:t>
      </w:r>
    </w:p>
  </w:comment>
  <w:comment w:id="49" w:author="Kyle Coombs" w:date="2025-02-19T16:48:00Z" w:initials="KC">
    <w:p w14:paraId="3183B715" w14:textId="77777777" w:rsidR="00163FB5" w:rsidRDefault="00163FB5" w:rsidP="00163FB5">
      <w:pPr>
        <w:pStyle w:val="CommentText"/>
      </w:pPr>
      <w:r>
        <w:rPr>
          <w:rStyle w:val="CommentReference"/>
        </w:rPr>
        <w:annotationRef/>
      </w:r>
      <w:r>
        <w:t>I assume this is what is happening.</w:t>
      </w:r>
    </w:p>
  </w:comment>
  <w:comment w:id="58" w:author="Kyle Coombs" w:date="2025-02-19T16:44:00Z" w:initials="KC">
    <w:p w14:paraId="2A29E5D2" w14:textId="25E02B02" w:rsidR="00E83E93" w:rsidRDefault="00E83E93" w:rsidP="00E83E93">
      <w:pPr>
        <w:pStyle w:val="CommentText"/>
      </w:pPr>
      <w:r>
        <w:rPr>
          <w:rStyle w:val="CommentReference"/>
        </w:rPr>
        <w:annotationRef/>
      </w:r>
      <w:r>
        <w:t>Are carbon projects – carbon offsetting or something else? You’re using many different terms that all start with “carbon.” You may want to explicitly define each and potentially include a table defining them if there are too many.</w:t>
      </w:r>
    </w:p>
  </w:comment>
  <w:comment w:id="56" w:author="Kyle Coombs" w:date="2025-02-19T16:33:00Z" w:initials="KC">
    <w:p w14:paraId="65CFE82C" w14:textId="154693F0" w:rsidR="00145802" w:rsidRDefault="00145802" w:rsidP="00145802">
      <w:pPr>
        <w:pStyle w:val="CommentText"/>
      </w:pPr>
      <w:r>
        <w:rPr>
          <w:rStyle w:val="CommentReference"/>
        </w:rPr>
        <w:annotationRef/>
      </w:r>
      <w:r>
        <w:t>It’d be great to refer me back to why this point matters and how it relates to earlier points. Is each paragraph a hotly contested issue? Are they a reason that carbon neutral pledges rarely accomplish what they claim to do?</w:t>
      </w:r>
    </w:p>
  </w:comment>
  <w:comment w:id="61" w:author="Kyle Coombs" w:date="2025-02-19T16:52:00Z" w:initials="KC">
    <w:p w14:paraId="2A6F278B" w14:textId="77777777" w:rsidR="009D110B" w:rsidRDefault="009D110B" w:rsidP="009D110B">
      <w:pPr>
        <w:pStyle w:val="CommentText"/>
      </w:pPr>
      <w:r>
        <w:rPr>
          <w:rStyle w:val="CommentReference"/>
        </w:rPr>
        <w:annotationRef/>
      </w:r>
      <w:r>
        <w:t>Not sure if this is true or not I may overstep here.</w:t>
      </w:r>
    </w:p>
  </w:comment>
  <w:comment w:id="66" w:author="Kyle Coombs" w:date="2025-02-19T16:53:00Z" w:initials="KC">
    <w:p w14:paraId="00AE919E" w14:textId="77777777" w:rsidR="00EB14DE" w:rsidRDefault="00EB14DE" w:rsidP="00EB14DE">
      <w:pPr>
        <w:pStyle w:val="CommentText"/>
      </w:pPr>
      <w:r>
        <w:rPr>
          <w:rStyle w:val="CommentReference"/>
        </w:rPr>
        <w:annotationRef/>
      </w:r>
      <w:r>
        <w:t>Unclear if you are critiquing this or saying that these groups are doing a better job at identifying fraud/misrepresentation.</w:t>
      </w:r>
    </w:p>
  </w:comment>
  <w:comment w:id="71" w:author="Kyle Coombs" w:date="2025-02-19T16:35:00Z" w:initials="KC">
    <w:p w14:paraId="17AA3945" w14:textId="628C5F1A" w:rsidR="00AB24A3" w:rsidRDefault="00AB24A3" w:rsidP="00AB24A3">
      <w:pPr>
        <w:pStyle w:val="CommentText"/>
      </w:pPr>
      <w:r>
        <w:rPr>
          <w:rStyle w:val="CommentReference"/>
        </w:rPr>
        <w:annotationRef/>
      </w:r>
      <w:r>
        <w:t xml:space="preserve">What types of google search terms are relevant here? </w:t>
      </w:r>
    </w:p>
  </w:comment>
  <w:comment w:id="72" w:author="Kyle Coombs" w:date="2025-02-19T16:34:00Z" w:initials="KC">
    <w:p w14:paraId="7034CDB8" w14:textId="003E5E93" w:rsidR="00AB24A3" w:rsidRDefault="00AB24A3" w:rsidP="00AB24A3">
      <w:pPr>
        <w:pStyle w:val="CommentText"/>
      </w:pPr>
      <w:r>
        <w:rPr>
          <w:rStyle w:val="CommentReference"/>
        </w:rPr>
        <w:annotationRef/>
      </w:r>
      <w:r>
        <w:t>How will you measure this?</w:t>
      </w:r>
    </w:p>
  </w:comment>
  <w:comment w:id="73" w:author="Kyle Coombs" w:date="2025-02-19T16:35:00Z" w:initials="KC">
    <w:p w14:paraId="2FF91013" w14:textId="77777777" w:rsidR="00231873" w:rsidRDefault="00231873" w:rsidP="00231873">
      <w:pPr>
        <w:pStyle w:val="CommentText"/>
      </w:pPr>
      <w:r>
        <w:rPr>
          <w:rStyle w:val="CommentReference"/>
        </w:rPr>
        <w:annotationRef/>
      </w:r>
      <w:r>
        <w:t>How many will you review? Is this where the text analysis will come up?</w:t>
      </w:r>
    </w:p>
  </w:comment>
  <w:comment w:id="74" w:author="Kyle Coombs" w:date="2025-02-19T16:35:00Z" w:initials="KC">
    <w:p w14:paraId="133CC413" w14:textId="77777777" w:rsidR="0034392A" w:rsidRDefault="0034392A" w:rsidP="0034392A">
      <w:pPr>
        <w:pStyle w:val="CommentText"/>
      </w:pPr>
      <w:r>
        <w:rPr>
          <w:rStyle w:val="CommentReference"/>
        </w:rPr>
        <w:annotationRef/>
      </w:r>
      <w:r>
        <w:t>What if you do not find many?</w:t>
      </w:r>
    </w:p>
  </w:comment>
  <w:comment w:id="75" w:author="Kyle Coombs" w:date="2025-02-19T16:37:00Z" w:initials="KC">
    <w:p w14:paraId="00CD5F10" w14:textId="77777777" w:rsidR="00070BF6" w:rsidRDefault="00070BF6" w:rsidP="00070BF6">
      <w:pPr>
        <w:pStyle w:val="CommentText"/>
      </w:pPr>
      <w:r>
        <w:rPr>
          <w:rStyle w:val="CommentReference"/>
        </w:rPr>
        <w:annotationRef/>
      </w:r>
      <w:r>
        <w:t>One thing I want you to consider is what you do if your work suggests there is more honesty in carbon neutrality among corporations than you expect. This is often the case! The scandals are interesting news, but the majority of cases are not that interesting in practice especially if there is no scandal – they just work as planned.</w:t>
      </w:r>
      <w:r>
        <w:br/>
      </w:r>
      <w:r>
        <w:br/>
        <w:t>But maybe that won’t be the case. Just keep an open mind.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BAE308" w15:done="0"/>
  <w15:commentEx w15:paraId="75301171" w15:done="0"/>
  <w15:commentEx w15:paraId="5A57DA12" w15:done="0"/>
  <w15:commentEx w15:paraId="217EA7B0" w15:done="0"/>
  <w15:commentEx w15:paraId="3823D358" w15:done="0"/>
  <w15:commentEx w15:paraId="0B4E675E" w15:done="0"/>
  <w15:commentEx w15:paraId="41D63D4D" w15:done="0"/>
  <w15:commentEx w15:paraId="1C10EAC6" w15:done="0"/>
  <w15:commentEx w15:paraId="39695B8F" w15:done="0"/>
  <w15:commentEx w15:paraId="6728BE39" w15:done="0"/>
  <w15:commentEx w15:paraId="688C0A2F" w15:done="0"/>
  <w15:commentEx w15:paraId="43A91907" w15:done="0"/>
  <w15:commentEx w15:paraId="2F95C519" w15:done="0"/>
  <w15:commentEx w15:paraId="68469AC7" w15:done="0"/>
  <w15:commentEx w15:paraId="337DFDDD" w15:done="0"/>
  <w15:commentEx w15:paraId="65310444" w15:done="0"/>
  <w15:commentEx w15:paraId="3F946A2A" w15:done="0"/>
  <w15:commentEx w15:paraId="3EFF171D" w15:done="0"/>
  <w15:commentEx w15:paraId="35A8D8FA" w15:done="0"/>
  <w15:commentEx w15:paraId="18C6BA40" w15:done="0"/>
  <w15:commentEx w15:paraId="3183B715" w15:done="0"/>
  <w15:commentEx w15:paraId="2A29E5D2" w15:done="0"/>
  <w15:commentEx w15:paraId="65CFE82C" w15:done="0"/>
  <w15:commentEx w15:paraId="2A6F278B" w15:done="0"/>
  <w15:commentEx w15:paraId="00AE919E" w15:done="0"/>
  <w15:commentEx w15:paraId="17AA3945" w15:done="0"/>
  <w15:commentEx w15:paraId="7034CDB8" w15:done="0"/>
  <w15:commentEx w15:paraId="2FF91013" w15:done="0"/>
  <w15:commentEx w15:paraId="133CC413" w15:done="0"/>
  <w15:commentEx w15:paraId="00CD5F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ADA847" w16cex:dateUtc="2025-02-19T21:17:00Z"/>
  <w16cex:commentExtensible w16cex:durableId="1023E60D" w16cex:dateUtc="2025-02-19T21:41:00Z"/>
  <w16cex:commentExtensible w16cex:durableId="689C1459" w16cex:dateUtc="2025-02-19T21:18:00Z"/>
  <w16cex:commentExtensible w16cex:durableId="19D9FC1A" w16cex:dateUtc="2025-02-19T21:20:00Z"/>
  <w16cex:commentExtensible w16cex:durableId="3D419BCA" w16cex:dateUtc="2025-02-19T21:20:00Z"/>
  <w16cex:commentExtensible w16cex:durableId="467B0001" w16cex:dateUtc="2025-02-19T21:18:00Z"/>
  <w16cex:commentExtensible w16cex:durableId="2DA7B144" w16cex:dateUtc="2025-02-19T21:21:00Z"/>
  <w16cex:commentExtensible w16cex:durableId="50FE18E6" w16cex:dateUtc="2025-02-19T21:24:00Z"/>
  <w16cex:commentExtensible w16cex:durableId="67EF06D2" w16cex:dateUtc="2025-02-19T21:24:00Z"/>
  <w16cex:commentExtensible w16cex:durableId="6291CB6F" w16cex:dateUtc="2025-02-19T21:26:00Z"/>
  <w16cex:commentExtensible w16cex:durableId="62F53CC9" w16cex:dateUtc="2025-02-19T21:25:00Z"/>
  <w16cex:commentExtensible w16cex:durableId="279F922A" w16cex:dateUtc="2025-02-19T21:25:00Z"/>
  <w16cex:commentExtensible w16cex:durableId="7420F386" w16cex:dateUtc="2025-02-19T21:27:00Z"/>
  <w16cex:commentExtensible w16cex:durableId="7CB18A2A" w16cex:dateUtc="2025-02-19T21:28:00Z"/>
  <w16cex:commentExtensible w16cex:durableId="6A641564" w16cex:dateUtc="2025-02-19T21:42:00Z"/>
  <w16cex:commentExtensible w16cex:durableId="1A182686" w16cex:dateUtc="2025-02-19T21:29:00Z"/>
  <w16cex:commentExtensible w16cex:durableId="2F1EA334" w16cex:dateUtc="2025-02-19T21:34:00Z"/>
  <w16cex:commentExtensible w16cex:durableId="250B54F6" w16cex:dateUtc="2025-02-19T21:30:00Z"/>
  <w16cex:commentExtensible w16cex:durableId="78C4600E" w16cex:dateUtc="2025-02-19T21:32:00Z"/>
  <w16cex:commentExtensible w16cex:durableId="4FCC96C3" w16cex:dateUtc="2025-02-19T21:45:00Z"/>
  <w16cex:commentExtensible w16cex:durableId="5EB2EF38" w16cex:dateUtc="2025-02-19T21:48:00Z"/>
  <w16cex:commentExtensible w16cex:durableId="5D84B657" w16cex:dateUtc="2025-02-19T21:44:00Z"/>
  <w16cex:commentExtensible w16cex:durableId="59928CBA" w16cex:dateUtc="2025-02-19T21:33:00Z"/>
  <w16cex:commentExtensible w16cex:durableId="67045953" w16cex:dateUtc="2025-02-19T21:52:00Z"/>
  <w16cex:commentExtensible w16cex:durableId="2E3318BE" w16cex:dateUtc="2025-02-19T21:53:00Z"/>
  <w16cex:commentExtensible w16cex:durableId="49236D29" w16cex:dateUtc="2025-02-19T21:35:00Z"/>
  <w16cex:commentExtensible w16cex:durableId="5F749B48" w16cex:dateUtc="2025-02-19T21:34:00Z"/>
  <w16cex:commentExtensible w16cex:durableId="524BF012" w16cex:dateUtc="2025-02-19T21:35:00Z"/>
  <w16cex:commentExtensible w16cex:durableId="3063D79C" w16cex:dateUtc="2025-02-19T21:35:00Z"/>
  <w16cex:commentExtensible w16cex:durableId="6ECBE7A2" w16cex:dateUtc="2025-02-19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BAE308" w16cid:durableId="1CADA847"/>
  <w16cid:commentId w16cid:paraId="75301171" w16cid:durableId="1023E60D"/>
  <w16cid:commentId w16cid:paraId="5A57DA12" w16cid:durableId="689C1459"/>
  <w16cid:commentId w16cid:paraId="217EA7B0" w16cid:durableId="19D9FC1A"/>
  <w16cid:commentId w16cid:paraId="3823D358" w16cid:durableId="3D419BCA"/>
  <w16cid:commentId w16cid:paraId="0B4E675E" w16cid:durableId="467B0001"/>
  <w16cid:commentId w16cid:paraId="41D63D4D" w16cid:durableId="2DA7B144"/>
  <w16cid:commentId w16cid:paraId="1C10EAC6" w16cid:durableId="50FE18E6"/>
  <w16cid:commentId w16cid:paraId="39695B8F" w16cid:durableId="67EF06D2"/>
  <w16cid:commentId w16cid:paraId="6728BE39" w16cid:durableId="6291CB6F"/>
  <w16cid:commentId w16cid:paraId="688C0A2F" w16cid:durableId="62F53CC9"/>
  <w16cid:commentId w16cid:paraId="43A91907" w16cid:durableId="279F922A"/>
  <w16cid:commentId w16cid:paraId="2F95C519" w16cid:durableId="7420F386"/>
  <w16cid:commentId w16cid:paraId="68469AC7" w16cid:durableId="7CB18A2A"/>
  <w16cid:commentId w16cid:paraId="337DFDDD" w16cid:durableId="6A641564"/>
  <w16cid:commentId w16cid:paraId="65310444" w16cid:durableId="1A182686"/>
  <w16cid:commentId w16cid:paraId="3F946A2A" w16cid:durableId="2F1EA334"/>
  <w16cid:commentId w16cid:paraId="3EFF171D" w16cid:durableId="250B54F6"/>
  <w16cid:commentId w16cid:paraId="35A8D8FA" w16cid:durableId="78C4600E"/>
  <w16cid:commentId w16cid:paraId="18C6BA40" w16cid:durableId="4FCC96C3"/>
  <w16cid:commentId w16cid:paraId="3183B715" w16cid:durableId="5EB2EF38"/>
  <w16cid:commentId w16cid:paraId="2A29E5D2" w16cid:durableId="5D84B657"/>
  <w16cid:commentId w16cid:paraId="65CFE82C" w16cid:durableId="59928CBA"/>
  <w16cid:commentId w16cid:paraId="2A6F278B" w16cid:durableId="67045953"/>
  <w16cid:commentId w16cid:paraId="00AE919E" w16cid:durableId="2E3318BE"/>
  <w16cid:commentId w16cid:paraId="17AA3945" w16cid:durableId="49236D29"/>
  <w16cid:commentId w16cid:paraId="7034CDB8" w16cid:durableId="5F749B48"/>
  <w16cid:commentId w16cid:paraId="2FF91013" w16cid:durableId="524BF012"/>
  <w16cid:commentId w16cid:paraId="133CC413" w16cid:durableId="3063D79C"/>
  <w16cid:commentId w16cid:paraId="00CD5F10" w16cid:durableId="6ECBE7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A9EBA" w14:textId="77777777" w:rsidR="00DA1BA7" w:rsidRDefault="00DA1BA7" w:rsidP="00C95BD6">
      <w:pPr>
        <w:spacing w:after="0" w:line="240" w:lineRule="auto"/>
      </w:pPr>
      <w:r>
        <w:separator/>
      </w:r>
    </w:p>
  </w:endnote>
  <w:endnote w:type="continuationSeparator" w:id="0">
    <w:p w14:paraId="290CA649" w14:textId="77777777" w:rsidR="00DA1BA7" w:rsidRDefault="00DA1BA7" w:rsidP="00C95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627DB" w14:textId="77777777" w:rsidR="00DA1BA7" w:rsidRDefault="00DA1BA7" w:rsidP="00C95BD6">
      <w:pPr>
        <w:spacing w:after="0" w:line="240" w:lineRule="auto"/>
      </w:pPr>
      <w:r>
        <w:separator/>
      </w:r>
    </w:p>
  </w:footnote>
  <w:footnote w:type="continuationSeparator" w:id="0">
    <w:p w14:paraId="067053F6" w14:textId="77777777" w:rsidR="00DA1BA7" w:rsidRDefault="00DA1BA7" w:rsidP="00C95B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65FA"/>
    <w:multiLevelType w:val="multilevel"/>
    <w:tmpl w:val="E126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0EB5"/>
    <w:multiLevelType w:val="multilevel"/>
    <w:tmpl w:val="F0406B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F1E44"/>
    <w:multiLevelType w:val="multilevel"/>
    <w:tmpl w:val="8C56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26996"/>
    <w:multiLevelType w:val="multilevel"/>
    <w:tmpl w:val="E214A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9401F"/>
    <w:multiLevelType w:val="hybridMultilevel"/>
    <w:tmpl w:val="C08094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626F76"/>
    <w:multiLevelType w:val="multilevel"/>
    <w:tmpl w:val="AF84F3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F62EE8"/>
    <w:multiLevelType w:val="multilevel"/>
    <w:tmpl w:val="52DE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1405C"/>
    <w:multiLevelType w:val="multilevel"/>
    <w:tmpl w:val="7C6A88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54DE7"/>
    <w:multiLevelType w:val="multilevel"/>
    <w:tmpl w:val="AA04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F74A4"/>
    <w:multiLevelType w:val="multilevel"/>
    <w:tmpl w:val="11205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136168"/>
    <w:multiLevelType w:val="multilevel"/>
    <w:tmpl w:val="3404CE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FC0786"/>
    <w:multiLevelType w:val="multilevel"/>
    <w:tmpl w:val="C2E4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B507AB"/>
    <w:multiLevelType w:val="multilevel"/>
    <w:tmpl w:val="93CA32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BD0028"/>
    <w:multiLevelType w:val="multilevel"/>
    <w:tmpl w:val="6142B8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066F8E"/>
    <w:multiLevelType w:val="multilevel"/>
    <w:tmpl w:val="C87C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459099">
    <w:abstractNumId w:val="9"/>
  </w:num>
  <w:num w:numId="2" w16cid:durableId="38556747">
    <w:abstractNumId w:val="2"/>
  </w:num>
  <w:num w:numId="3" w16cid:durableId="321589549">
    <w:abstractNumId w:val="3"/>
  </w:num>
  <w:num w:numId="4" w16cid:durableId="985888833">
    <w:abstractNumId w:val="14"/>
  </w:num>
  <w:num w:numId="5" w16cid:durableId="2021345099">
    <w:abstractNumId w:val="13"/>
  </w:num>
  <w:num w:numId="6" w16cid:durableId="1739858176">
    <w:abstractNumId w:val="8"/>
  </w:num>
  <w:num w:numId="7" w16cid:durableId="1584992127">
    <w:abstractNumId w:val="12"/>
  </w:num>
  <w:num w:numId="8" w16cid:durableId="1908419320">
    <w:abstractNumId w:val="11"/>
  </w:num>
  <w:num w:numId="9" w16cid:durableId="1259481176">
    <w:abstractNumId w:val="5"/>
  </w:num>
  <w:num w:numId="10" w16cid:durableId="1789621491">
    <w:abstractNumId w:val="0"/>
  </w:num>
  <w:num w:numId="11" w16cid:durableId="829831926">
    <w:abstractNumId w:val="10"/>
  </w:num>
  <w:num w:numId="12" w16cid:durableId="184945053">
    <w:abstractNumId w:val="7"/>
  </w:num>
  <w:num w:numId="13" w16cid:durableId="1012954135">
    <w:abstractNumId w:val="1"/>
  </w:num>
  <w:num w:numId="14" w16cid:durableId="1968002275">
    <w:abstractNumId w:val="6"/>
  </w:num>
  <w:num w:numId="15" w16cid:durableId="8915904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Coombs">
    <w15:presenceInfo w15:providerId="Windows Live" w15:userId="b2c90007c92ea4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B58"/>
    <w:rsid w:val="00005923"/>
    <w:rsid w:val="00011338"/>
    <w:rsid w:val="000144D0"/>
    <w:rsid w:val="0001499E"/>
    <w:rsid w:val="00014CC0"/>
    <w:rsid w:val="00042755"/>
    <w:rsid w:val="00047E15"/>
    <w:rsid w:val="000574E3"/>
    <w:rsid w:val="00060202"/>
    <w:rsid w:val="00066500"/>
    <w:rsid w:val="00067DAA"/>
    <w:rsid w:val="00070037"/>
    <w:rsid w:val="00070BF6"/>
    <w:rsid w:val="0007343D"/>
    <w:rsid w:val="00086BF3"/>
    <w:rsid w:val="000A20B8"/>
    <w:rsid w:val="000A6CA6"/>
    <w:rsid w:val="000E35FA"/>
    <w:rsid w:val="000F4B58"/>
    <w:rsid w:val="00100351"/>
    <w:rsid w:val="00105CDD"/>
    <w:rsid w:val="00107C46"/>
    <w:rsid w:val="001109DC"/>
    <w:rsid w:val="00110B1A"/>
    <w:rsid w:val="00127EC7"/>
    <w:rsid w:val="001358A4"/>
    <w:rsid w:val="00140962"/>
    <w:rsid w:val="00145802"/>
    <w:rsid w:val="00161873"/>
    <w:rsid w:val="00163FB5"/>
    <w:rsid w:val="00174AC9"/>
    <w:rsid w:val="00176D75"/>
    <w:rsid w:val="00190474"/>
    <w:rsid w:val="00196EF4"/>
    <w:rsid w:val="001B3134"/>
    <w:rsid w:val="001B46ED"/>
    <w:rsid w:val="001D73F4"/>
    <w:rsid w:val="001E47BD"/>
    <w:rsid w:val="001E55C5"/>
    <w:rsid w:val="00204796"/>
    <w:rsid w:val="00215FE4"/>
    <w:rsid w:val="002166EB"/>
    <w:rsid w:val="00217611"/>
    <w:rsid w:val="00220C68"/>
    <w:rsid w:val="00231873"/>
    <w:rsid w:val="002326A2"/>
    <w:rsid w:val="0023280C"/>
    <w:rsid w:val="00243912"/>
    <w:rsid w:val="00252BAA"/>
    <w:rsid w:val="00253AEF"/>
    <w:rsid w:val="00261549"/>
    <w:rsid w:val="00265FFA"/>
    <w:rsid w:val="002C3C93"/>
    <w:rsid w:val="002D2775"/>
    <w:rsid w:val="002D7B32"/>
    <w:rsid w:val="0032158E"/>
    <w:rsid w:val="003257AF"/>
    <w:rsid w:val="0034392A"/>
    <w:rsid w:val="003533F0"/>
    <w:rsid w:val="00357F75"/>
    <w:rsid w:val="00361A3E"/>
    <w:rsid w:val="00367F49"/>
    <w:rsid w:val="003706DD"/>
    <w:rsid w:val="0037472F"/>
    <w:rsid w:val="00395836"/>
    <w:rsid w:val="003A62D7"/>
    <w:rsid w:val="003B2A3B"/>
    <w:rsid w:val="003B3E9B"/>
    <w:rsid w:val="003B5F07"/>
    <w:rsid w:val="003B6814"/>
    <w:rsid w:val="003D0A06"/>
    <w:rsid w:val="003E374C"/>
    <w:rsid w:val="003E5811"/>
    <w:rsid w:val="003F7381"/>
    <w:rsid w:val="00411720"/>
    <w:rsid w:val="00416CD9"/>
    <w:rsid w:val="00436551"/>
    <w:rsid w:val="00441E7A"/>
    <w:rsid w:val="00453E07"/>
    <w:rsid w:val="004709DB"/>
    <w:rsid w:val="004754D8"/>
    <w:rsid w:val="00493EC9"/>
    <w:rsid w:val="004A18D4"/>
    <w:rsid w:val="004A4548"/>
    <w:rsid w:val="004B015C"/>
    <w:rsid w:val="004B713E"/>
    <w:rsid w:val="004C17B3"/>
    <w:rsid w:val="004C3A2C"/>
    <w:rsid w:val="004C4D47"/>
    <w:rsid w:val="004D0985"/>
    <w:rsid w:val="004F4D23"/>
    <w:rsid w:val="0050255D"/>
    <w:rsid w:val="0050275E"/>
    <w:rsid w:val="00514873"/>
    <w:rsid w:val="005368E1"/>
    <w:rsid w:val="00536B69"/>
    <w:rsid w:val="00557A04"/>
    <w:rsid w:val="00580EDB"/>
    <w:rsid w:val="005B2396"/>
    <w:rsid w:val="005D2228"/>
    <w:rsid w:val="005E4FA2"/>
    <w:rsid w:val="005F7369"/>
    <w:rsid w:val="00601CA9"/>
    <w:rsid w:val="00612545"/>
    <w:rsid w:val="00627036"/>
    <w:rsid w:val="00627285"/>
    <w:rsid w:val="00655633"/>
    <w:rsid w:val="00665741"/>
    <w:rsid w:val="0066689A"/>
    <w:rsid w:val="00670189"/>
    <w:rsid w:val="00682B3F"/>
    <w:rsid w:val="006C4E8D"/>
    <w:rsid w:val="006C5BDE"/>
    <w:rsid w:val="006D2DEA"/>
    <w:rsid w:val="006D52C4"/>
    <w:rsid w:val="0071009F"/>
    <w:rsid w:val="007174EA"/>
    <w:rsid w:val="00725EA9"/>
    <w:rsid w:val="0073595B"/>
    <w:rsid w:val="00745D99"/>
    <w:rsid w:val="0074743B"/>
    <w:rsid w:val="007535C4"/>
    <w:rsid w:val="00773934"/>
    <w:rsid w:val="007818BF"/>
    <w:rsid w:val="00781E00"/>
    <w:rsid w:val="0078797F"/>
    <w:rsid w:val="007B105A"/>
    <w:rsid w:val="007D3195"/>
    <w:rsid w:val="007E0400"/>
    <w:rsid w:val="007E7CB0"/>
    <w:rsid w:val="00820EE6"/>
    <w:rsid w:val="00826D51"/>
    <w:rsid w:val="0083100A"/>
    <w:rsid w:val="00850695"/>
    <w:rsid w:val="00863A0F"/>
    <w:rsid w:val="008657F2"/>
    <w:rsid w:val="00874A64"/>
    <w:rsid w:val="00886AF7"/>
    <w:rsid w:val="00887773"/>
    <w:rsid w:val="008937CE"/>
    <w:rsid w:val="008A23E6"/>
    <w:rsid w:val="008A3EB6"/>
    <w:rsid w:val="008A4683"/>
    <w:rsid w:val="008B6C76"/>
    <w:rsid w:val="008E4A8D"/>
    <w:rsid w:val="008F1598"/>
    <w:rsid w:val="009017A8"/>
    <w:rsid w:val="009205EA"/>
    <w:rsid w:val="00931210"/>
    <w:rsid w:val="009350D2"/>
    <w:rsid w:val="0094634F"/>
    <w:rsid w:val="00960591"/>
    <w:rsid w:val="00980700"/>
    <w:rsid w:val="00997F28"/>
    <w:rsid w:val="009A27A0"/>
    <w:rsid w:val="009A64C6"/>
    <w:rsid w:val="009B1293"/>
    <w:rsid w:val="009C5B17"/>
    <w:rsid w:val="009D110B"/>
    <w:rsid w:val="009D4129"/>
    <w:rsid w:val="00A00263"/>
    <w:rsid w:val="00A077E4"/>
    <w:rsid w:val="00A237CC"/>
    <w:rsid w:val="00A25895"/>
    <w:rsid w:val="00A27C95"/>
    <w:rsid w:val="00A77FF9"/>
    <w:rsid w:val="00A85433"/>
    <w:rsid w:val="00AA3024"/>
    <w:rsid w:val="00AB24A3"/>
    <w:rsid w:val="00AD2141"/>
    <w:rsid w:val="00AE2788"/>
    <w:rsid w:val="00B03DBA"/>
    <w:rsid w:val="00B12604"/>
    <w:rsid w:val="00B13E24"/>
    <w:rsid w:val="00B639BD"/>
    <w:rsid w:val="00B906B5"/>
    <w:rsid w:val="00BC1BBA"/>
    <w:rsid w:val="00BC6DE7"/>
    <w:rsid w:val="00BD423A"/>
    <w:rsid w:val="00BD53E9"/>
    <w:rsid w:val="00C008CE"/>
    <w:rsid w:val="00C04B34"/>
    <w:rsid w:val="00C51335"/>
    <w:rsid w:val="00C611FD"/>
    <w:rsid w:val="00C72033"/>
    <w:rsid w:val="00C757B3"/>
    <w:rsid w:val="00C76EEF"/>
    <w:rsid w:val="00C8158C"/>
    <w:rsid w:val="00C95BD6"/>
    <w:rsid w:val="00CA333C"/>
    <w:rsid w:val="00CC4F18"/>
    <w:rsid w:val="00CE69C3"/>
    <w:rsid w:val="00CF0D9B"/>
    <w:rsid w:val="00D24113"/>
    <w:rsid w:val="00D62319"/>
    <w:rsid w:val="00D74C3C"/>
    <w:rsid w:val="00D7711C"/>
    <w:rsid w:val="00D772D3"/>
    <w:rsid w:val="00D774AB"/>
    <w:rsid w:val="00DA1BA7"/>
    <w:rsid w:val="00DA6376"/>
    <w:rsid w:val="00DC1821"/>
    <w:rsid w:val="00DE03AD"/>
    <w:rsid w:val="00E112D6"/>
    <w:rsid w:val="00E6536E"/>
    <w:rsid w:val="00E706DE"/>
    <w:rsid w:val="00E80DF6"/>
    <w:rsid w:val="00E823F6"/>
    <w:rsid w:val="00E83E93"/>
    <w:rsid w:val="00E86DC1"/>
    <w:rsid w:val="00E908D4"/>
    <w:rsid w:val="00EA18F2"/>
    <w:rsid w:val="00EB14DE"/>
    <w:rsid w:val="00EC172E"/>
    <w:rsid w:val="00ED108C"/>
    <w:rsid w:val="00ED21D5"/>
    <w:rsid w:val="00ED39A7"/>
    <w:rsid w:val="00ED718A"/>
    <w:rsid w:val="00EE3186"/>
    <w:rsid w:val="00EF30CA"/>
    <w:rsid w:val="00EF3108"/>
    <w:rsid w:val="00EF53EC"/>
    <w:rsid w:val="00F0370F"/>
    <w:rsid w:val="00F06110"/>
    <w:rsid w:val="00F138E8"/>
    <w:rsid w:val="00F56DE2"/>
    <w:rsid w:val="00F61F36"/>
    <w:rsid w:val="00F65806"/>
    <w:rsid w:val="00F766AD"/>
    <w:rsid w:val="00F930C0"/>
    <w:rsid w:val="00F95960"/>
    <w:rsid w:val="00FB4513"/>
    <w:rsid w:val="00FC5D01"/>
    <w:rsid w:val="00FD25DF"/>
    <w:rsid w:val="00FF0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DBA28"/>
  <w15:chartTrackingRefBased/>
  <w15:docId w15:val="{439879A2-721B-419F-9F37-5905C6286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E03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03A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E03A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B1293"/>
    <w:pPr>
      <w:ind w:left="720"/>
      <w:contextualSpacing/>
    </w:pPr>
  </w:style>
  <w:style w:type="paragraph" w:styleId="Header">
    <w:name w:val="header"/>
    <w:basedOn w:val="Normal"/>
    <w:link w:val="HeaderChar"/>
    <w:uiPriority w:val="99"/>
    <w:unhideWhenUsed/>
    <w:rsid w:val="00C95B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BD6"/>
  </w:style>
  <w:style w:type="paragraph" w:styleId="Footer">
    <w:name w:val="footer"/>
    <w:basedOn w:val="Normal"/>
    <w:link w:val="FooterChar"/>
    <w:uiPriority w:val="99"/>
    <w:unhideWhenUsed/>
    <w:rsid w:val="00C95B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BD6"/>
  </w:style>
  <w:style w:type="character" w:styleId="CommentReference">
    <w:name w:val="annotation reference"/>
    <w:basedOn w:val="DefaultParagraphFont"/>
    <w:uiPriority w:val="99"/>
    <w:semiHidden/>
    <w:unhideWhenUsed/>
    <w:rsid w:val="004B015C"/>
    <w:rPr>
      <w:sz w:val="16"/>
      <w:szCs w:val="16"/>
    </w:rPr>
  </w:style>
  <w:style w:type="paragraph" w:styleId="CommentText">
    <w:name w:val="annotation text"/>
    <w:basedOn w:val="Normal"/>
    <w:link w:val="CommentTextChar"/>
    <w:uiPriority w:val="99"/>
    <w:unhideWhenUsed/>
    <w:rsid w:val="004B015C"/>
    <w:pPr>
      <w:spacing w:line="240" w:lineRule="auto"/>
    </w:pPr>
    <w:rPr>
      <w:sz w:val="20"/>
      <w:szCs w:val="20"/>
    </w:rPr>
  </w:style>
  <w:style w:type="character" w:customStyle="1" w:styleId="CommentTextChar">
    <w:name w:val="Comment Text Char"/>
    <w:basedOn w:val="DefaultParagraphFont"/>
    <w:link w:val="CommentText"/>
    <w:uiPriority w:val="99"/>
    <w:rsid w:val="004B015C"/>
    <w:rPr>
      <w:sz w:val="20"/>
      <w:szCs w:val="20"/>
    </w:rPr>
  </w:style>
  <w:style w:type="paragraph" w:styleId="CommentSubject">
    <w:name w:val="annotation subject"/>
    <w:basedOn w:val="CommentText"/>
    <w:next w:val="CommentText"/>
    <w:link w:val="CommentSubjectChar"/>
    <w:uiPriority w:val="99"/>
    <w:semiHidden/>
    <w:unhideWhenUsed/>
    <w:rsid w:val="004B015C"/>
    <w:rPr>
      <w:b/>
      <w:bCs/>
    </w:rPr>
  </w:style>
  <w:style w:type="character" w:customStyle="1" w:styleId="CommentSubjectChar">
    <w:name w:val="Comment Subject Char"/>
    <w:basedOn w:val="CommentTextChar"/>
    <w:link w:val="CommentSubject"/>
    <w:uiPriority w:val="99"/>
    <w:semiHidden/>
    <w:rsid w:val="004B015C"/>
    <w:rPr>
      <w:b/>
      <w:bCs/>
      <w:sz w:val="20"/>
      <w:szCs w:val="20"/>
    </w:rPr>
  </w:style>
  <w:style w:type="paragraph" w:styleId="Revision">
    <w:name w:val="Revision"/>
    <w:hidden/>
    <w:uiPriority w:val="99"/>
    <w:semiHidden/>
    <w:rsid w:val="00D772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704678">
      <w:bodyDiv w:val="1"/>
      <w:marLeft w:val="0"/>
      <w:marRight w:val="0"/>
      <w:marTop w:val="0"/>
      <w:marBottom w:val="0"/>
      <w:divBdr>
        <w:top w:val="none" w:sz="0" w:space="0" w:color="auto"/>
        <w:left w:val="none" w:sz="0" w:space="0" w:color="auto"/>
        <w:bottom w:val="none" w:sz="0" w:space="0" w:color="auto"/>
        <w:right w:val="none" w:sz="0" w:space="0" w:color="auto"/>
      </w:divBdr>
      <w:divsChild>
        <w:div w:id="2018075487">
          <w:marLeft w:val="0"/>
          <w:marRight w:val="0"/>
          <w:marTop w:val="0"/>
          <w:marBottom w:val="0"/>
          <w:divBdr>
            <w:top w:val="none" w:sz="0" w:space="0" w:color="auto"/>
            <w:left w:val="none" w:sz="0" w:space="0" w:color="auto"/>
            <w:bottom w:val="none" w:sz="0" w:space="0" w:color="auto"/>
            <w:right w:val="none" w:sz="0" w:space="0" w:color="auto"/>
          </w:divBdr>
        </w:div>
      </w:divsChild>
    </w:div>
    <w:div w:id="1603108145">
      <w:bodyDiv w:val="1"/>
      <w:marLeft w:val="0"/>
      <w:marRight w:val="0"/>
      <w:marTop w:val="0"/>
      <w:marBottom w:val="0"/>
      <w:divBdr>
        <w:top w:val="none" w:sz="0" w:space="0" w:color="auto"/>
        <w:left w:val="none" w:sz="0" w:space="0" w:color="auto"/>
        <w:bottom w:val="none" w:sz="0" w:space="0" w:color="auto"/>
        <w:right w:val="none" w:sz="0" w:space="0" w:color="auto"/>
      </w:divBdr>
    </w:div>
    <w:div w:id="1618948251">
      <w:bodyDiv w:val="1"/>
      <w:marLeft w:val="0"/>
      <w:marRight w:val="0"/>
      <w:marTop w:val="0"/>
      <w:marBottom w:val="0"/>
      <w:divBdr>
        <w:top w:val="none" w:sz="0" w:space="0" w:color="auto"/>
        <w:left w:val="none" w:sz="0" w:space="0" w:color="auto"/>
        <w:bottom w:val="none" w:sz="0" w:space="0" w:color="auto"/>
        <w:right w:val="none" w:sz="0" w:space="0" w:color="auto"/>
      </w:divBdr>
    </w:div>
    <w:div w:id="1684940867">
      <w:bodyDiv w:val="1"/>
      <w:marLeft w:val="0"/>
      <w:marRight w:val="0"/>
      <w:marTop w:val="0"/>
      <w:marBottom w:val="0"/>
      <w:divBdr>
        <w:top w:val="none" w:sz="0" w:space="0" w:color="auto"/>
        <w:left w:val="none" w:sz="0" w:space="0" w:color="auto"/>
        <w:bottom w:val="none" w:sz="0" w:space="0" w:color="auto"/>
        <w:right w:val="none" w:sz="0" w:space="0" w:color="auto"/>
      </w:divBdr>
    </w:div>
    <w:div w:id="1934238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2E70EF0BF385145ADD2572DF57163C0" ma:contentTypeVersion="12" ma:contentTypeDescription="Create a new document." ma:contentTypeScope="" ma:versionID="3ba3913927e44aa0899b64b560eef3b5">
  <xsd:schema xmlns:xsd="http://www.w3.org/2001/XMLSchema" xmlns:xs="http://www.w3.org/2001/XMLSchema" xmlns:p="http://schemas.microsoft.com/office/2006/metadata/properties" xmlns:ns3="e7f8f147-e423-43d3-8161-3b8cd0a28c9a" xmlns:ns4="10f76617-9499-4411-93a5-2104a5ba6b24" targetNamespace="http://schemas.microsoft.com/office/2006/metadata/properties" ma:root="true" ma:fieldsID="26729bf30cb7c240f725803c781944a4" ns3:_="" ns4:_="">
    <xsd:import namespace="e7f8f147-e423-43d3-8161-3b8cd0a28c9a"/>
    <xsd:import namespace="10f76617-9499-4411-93a5-2104a5ba6b2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f8f147-e423-43d3-8161-3b8cd0a28c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f76617-9499-4411-93a5-2104a5ba6b2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BDB9A4-5DC4-449D-9EA1-5025FCCD0A94}">
  <ds:schemaRefs>
    <ds:schemaRef ds:uri="http://schemas.microsoft.com/sharepoint/v3/contenttype/forms"/>
  </ds:schemaRefs>
</ds:datastoreItem>
</file>

<file path=customXml/itemProps2.xml><?xml version="1.0" encoding="utf-8"?>
<ds:datastoreItem xmlns:ds="http://schemas.openxmlformats.org/officeDocument/2006/customXml" ds:itemID="{7C8DDB72-0E68-4148-B1B9-8140A04744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5CBD55B-0576-429B-A344-5E298D30E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f8f147-e423-43d3-8161-3b8cd0a28c9a"/>
    <ds:schemaRef ds:uri="10f76617-9499-4411-93a5-2104a5ba6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6</Pages>
  <Words>1471</Words>
  <Characters>8388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Toffel</dc:creator>
  <cp:keywords/>
  <dc:description/>
  <cp:lastModifiedBy>Kyle Coombs</cp:lastModifiedBy>
  <cp:revision>232</cp:revision>
  <dcterms:created xsi:type="dcterms:W3CDTF">2025-02-10T15:12:00Z</dcterms:created>
  <dcterms:modified xsi:type="dcterms:W3CDTF">2025-02-19T21:55:00Z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0x01010082E70EF0BF385145ADD2572DF57163C0</vt:lpwstr>
  </property>
</Properties>
</file>