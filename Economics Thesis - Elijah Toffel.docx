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911770801"/>
        <w:docPartObj>
          <w:docPartGallery w:val="Cover Pages"/>
          <w:docPartUnique/>
        </w:docPartObj>
      </w:sdtPr>
      <w:sdtEndPr/>
      <w:sdtContent>
        <w:p w14:paraId="47A2FCFB" w14:textId="2720B471" w:rsidR="008101DC" w:rsidRDefault="008101DC" w:rsidP="00C80A8C">
          <w:pPr>
            <w:rPr>
              <w:rFonts w:ascii="Times New Roman" w:hAnsi="Times New Roman" w:cs="Times New Roman"/>
              <w:sz w:val="24"/>
              <w:szCs w:val="24"/>
            </w:rPr>
          </w:pPr>
        </w:p>
        <w:p w14:paraId="46828B6A" w14:textId="77777777" w:rsidR="00F02768" w:rsidRDefault="00F02768" w:rsidP="008101DC">
          <w:pPr>
            <w:jc w:val="center"/>
            <w:rPr>
              <w:rFonts w:ascii="Times New Roman" w:hAnsi="Times New Roman" w:cs="Times New Roman"/>
              <w:sz w:val="24"/>
              <w:szCs w:val="24"/>
            </w:rPr>
          </w:pPr>
        </w:p>
        <w:p w14:paraId="2C092610" w14:textId="77777777" w:rsidR="00F02768" w:rsidRDefault="00F02768" w:rsidP="008101DC">
          <w:pPr>
            <w:jc w:val="center"/>
            <w:rPr>
              <w:rFonts w:ascii="Times New Roman" w:hAnsi="Times New Roman" w:cs="Times New Roman"/>
              <w:sz w:val="24"/>
              <w:szCs w:val="24"/>
            </w:rPr>
          </w:pPr>
        </w:p>
        <w:p w14:paraId="60CAF6E6" w14:textId="77777777" w:rsidR="00F02768" w:rsidRDefault="00F02768" w:rsidP="008101DC">
          <w:pPr>
            <w:jc w:val="center"/>
            <w:rPr>
              <w:rFonts w:ascii="Times New Roman" w:hAnsi="Times New Roman" w:cs="Times New Roman"/>
              <w:sz w:val="24"/>
              <w:szCs w:val="24"/>
            </w:rPr>
          </w:pPr>
        </w:p>
        <w:p w14:paraId="65CC5F03" w14:textId="77777777" w:rsidR="00F02768" w:rsidRDefault="00F02768" w:rsidP="008101DC">
          <w:pPr>
            <w:jc w:val="center"/>
            <w:rPr>
              <w:rFonts w:ascii="Times New Roman" w:hAnsi="Times New Roman" w:cs="Times New Roman"/>
              <w:sz w:val="24"/>
              <w:szCs w:val="24"/>
            </w:rPr>
          </w:pPr>
        </w:p>
        <w:p w14:paraId="1B9E4FD7" w14:textId="77777777" w:rsidR="00F02768" w:rsidRDefault="00F02768" w:rsidP="008101DC">
          <w:pPr>
            <w:jc w:val="center"/>
            <w:rPr>
              <w:rFonts w:ascii="Times New Roman" w:hAnsi="Times New Roman" w:cs="Times New Roman"/>
              <w:sz w:val="24"/>
              <w:szCs w:val="24"/>
            </w:rPr>
          </w:pPr>
        </w:p>
        <w:p w14:paraId="25EA0C52" w14:textId="77777777" w:rsidR="00F02768" w:rsidRDefault="00F02768" w:rsidP="008101DC">
          <w:pPr>
            <w:jc w:val="center"/>
            <w:rPr>
              <w:rFonts w:ascii="Times New Roman" w:hAnsi="Times New Roman" w:cs="Times New Roman"/>
              <w:sz w:val="24"/>
              <w:szCs w:val="24"/>
            </w:rPr>
          </w:pPr>
        </w:p>
        <w:p w14:paraId="093254BA" w14:textId="77777777" w:rsidR="00C80A8C" w:rsidRDefault="00C80A8C" w:rsidP="008101DC">
          <w:pPr>
            <w:jc w:val="center"/>
            <w:rPr>
              <w:rFonts w:ascii="Times New Roman" w:hAnsi="Times New Roman" w:cs="Times New Roman"/>
              <w:sz w:val="24"/>
              <w:szCs w:val="24"/>
            </w:rPr>
          </w:pPr>
        </w:p>
        <w:p w14:paraId="2EBF7BB3" w14:textId="77777777" w:rsidR="00F02768" w:rsidRDefault="00F02768" w:rsidP="008101DC">
          <w:pPr>
            <w:jc w:val="center"/>
            <w:rPr>
              <w:rFonts w:ascii="Times New Roman" w:hAnsi="Times New Roman" w:cs="Times New Roman"/>
              <w:sz w:val="24"/>
              <w:szCs w:val="24"/>
            </w:rPr>
          </w:pPr>
        </w:p>
        <w:p w14:paraId="4BA25EA8" w14:textId="1EE7694D" w:rsidR="008101DC" w:rsidRPr="00991E5C" w:rsidRDefault="00584897" w:rsidP="008101DC">
          <w:pPr>
            <w:jc w:val="center"/>
            <w:rPr>
              <w:rFonts w:ascii="Times New Roman" w:hAnsi="Times New Roman" w:cs="Times New Roman"/>
              <w:sz w:val="24"/>
              <w:szCs w:val="24"/>
            </w:rPr>
          </w:pPr>
          <w:r w:rsidRPr="00584897">
            <w:rPr>
              <w:rFonts w:ascii="Times New Roman" w:hAnsi="Times New Roman" w:cs="Times New Roman"/>
              <w:sz w:val="24"/>
              <w:szCs w:val="24"/>
            </w:rPr>
            <w:t>Praise or Panic? Investor Reactions to Corporate Carbon Neutral Pledges</w:t>
          </w:r>
        </w:p>
        <w:p w14:paraId="2F1629CD" w14:textId="06741D48" w:rsidR="008101DC" w:rsidRPr="00991E5C" w:rsidRDefault="008101DC" w:rsidP="008101DC">
          <w:pPr>
            <w:jc w:val="center"/>
            <w:rPr>
              <w:rFonts w:ascii="Times New Roman" w:hAnsi="Times New Roman" w:cs="Times New Roman"/>
              <w:sz w:val="24"/>
              <w:szCs w:val="24"/>
            </w:rPr>
          </w:pPr>
          <w:r>
            <w:rPr>
              <w:rFonts w:ascii="Times New Roman" w:hAnsi="Times New Roman" w:cs="Times New Roman"/>
              <w:sz w:val="24"/>
              <w:szCs w:val="24"/>
            </w:rPr>
            <w:t xml:space="preserve">A </w:t>
          </w:r>
          <w:r w:rsidRPr="00991E5C">
            <w:rPr>
              <w:rFonts w:ascii="Times New Roman" w:hAnsi="Times New Roman" w:cs="Times New Roman"/>
              <w:sz w:val="24"/>
              <w:szCs w:val="24"/>
            </w:rPr>
            <w:t>Senior</w:t>
          </w:r>
          <w:r w:rsidR="00BA2C05">
            <w:rPr>
              <w:rFonts w:ascii="Times New Roman" w:hAnsi="Times New Roman" w:cs="Times New Roman"/>
              <w:sz w:val="24"/>
              <w:szCs w:val="24"/>
            </w:rPr>
            <w:t xml:space="preserve"> </w:t>
          </w:r>
          <w:r w:rsidRPr="00991E5C">
            <w:rPr>
              <w:rFonts w:ascii="Times New Roman" w:hAnsi="Times New Roman" w:cs="Times New Roman"/>
              <w:sz w:val="24"/>
              <w:szCs w:val="24"/>
            </w:rPr>
            <w:t>Thesis</w:t>
          </w:r>
        </w:p>
        <w:p w14:paraId="004E5DFD" w14:textId="77777777" w:rsidR="008101DC" w:rsidRPr="00991E5C" w:rsidRDefault="008101DC" w:rsidP="008101DC">
          <w:pPr>
            <w:jc w:val="center"/>
            <w:rPr>
              <w:rFonts w:ascii="Times New Roman" w:hAnsi="Times New Roman" w:cs="Times New Roman"/>
              <w:sz w:val="24"/>
              <w:szCs w:val="24"/>
            </w:rPr>
          </w:pPr>
          <w:r w:rsidRPr="00991E5C">
            <w:rPr>
              <w:rFonts w:ascii="Times New Roman" w:hAnsi="Times New Roman" w:cs="Times New Roman"/>
              <w:sz w:val="24"/>
              <w:szCs w:val="24"/>
            </w:rPr>
            <w:t>Presented to</w:t>
          </w:r>
        </w:p>
        <w:p w14:paraId="59787572" w14:textId="6A8A7791" w:rsidR="008101DC" w:rsidRDefault="008101DC" w:rsidP="008101DC">
          <w:pPr>
            <w:jc w:val="center"/>
            <w:rPr>
              <w:rFonts w:ascii="Times New Roman" w:hAnsi="Times New Roman" w:cs="Times New Roman"/>
              <w:sz w:val="24"/>
              <w:szCs w:val="24"/>
            </w:rPr>
          </w:pPr>
          <w:r w:rsidRPr="00991E5C">
            <w:rPr>
              <w:rFonts w:ascii="Times New Roman" w:hAnsi="Times New Roman" w:cs="Times New Roman"/>
              <w:sz w:val="24"/>
              <w:szCs w:val="24"/>
            </w:rPr>
            <w:t xml:space="preserve">The Faculty of the </w:t>
          </w:r>
          <w:r w:rsidR="00BA2C05">
            <w:rPr>
              <w:rFonts w:ascii="Times New Roman" w:hAnsi="Times New Roman" w:cs="Times New Roman"/>
              <w:sz w:val="24"/>
              <w:szCs w:val="24"/>
            </w:rPr>
            <w:t>Economics</w:t>
          </w:r>
          <w:r w:rsidRPr="00991E5C">
            <w:rPr>
              <w:rFonts w:ascii="Times New Roman" w:hAnsi="Times New Roman" w:cs="Times New Roman"/>
              <w:sz w:val="24"/>
              <w:szCs w:val="24"/>
            </w:rPr>
            <w:t xml:space="preserve"> of</w:t>
          </w:r>
          <w:r w:rsidR="00BA2C05">
            <w:rPr>
              <w:rFonts w:ascii="Times New Roman" w:hAnsi="Times New Roman" w:cs="Times New Roman"/>
              <w:sz w:val="24"/>
              <w:szCs w:val="24"/>
            </w:rPr>
            <w:t xml:space="preserve"> </w:t>
          </w:r>
          <w:r w:rsidRPr="00991E5C">
            <w:rPr>
              <w:rFonts w:ascii="Times New Roman" w:hAnsi="Times New Roman" w:cs="Times New Roman"/>
              <w:sz w:val="24"/>
              <w:szCs w:val="24"/>
            </w:rPr>
            <w:t>Department</w:t>
          </w:r>
        </w:p>
        <w:p w14:paraId="7D3E7BA4" w14:textId="77777777" w:rsidR="008101DC" w:rsidRDefault="008101DC" w:rsidP="008101DC">
          <w:pPr>
            <w:jc w:val="center"/>
            <w:rPr>
              <w:rFonts w:ascii="Times New Roman" w:hAnsi="Times New Roman" w:cs="Times New Roman"/>
              <w:sz w:val="24"/>
              <w:szCs w:val="24"/>
            </w:rPr>
          </w:pPr>
          <w:r>
            <w:rPr>
              <w:rFonts w:ascii="Times New Roman" w:hAnsi="Times New Roman" w:cs="Times New Roman"/>
              <w:sz w:val="24"/>
              <w:szCs w:val="24"/>
            </w:rPr>
            <w:t>Bates College</w:t>
          </w:r>
        </w:p>
        <w:p w14:paraId="611A3A03" w14:textId="77777777" w:rsidR="008101DC" w:rsidRDefault="008101DC" w:rsidP="008101DC">
          <w:pPr>
            <w:jc w:val="center"/>
            <w:rPr>
              <w:rFonts w:ascii="Times New Roman" w:hAnsi="Times New Roman" w:cs="Times New Roman"/>
              <w:sz w:val="24"/>
              <w:szCs w:val="24"/>
            </w:rPr>
          </w:pPr>
          <w:r>
            <w:rPr>
              <w:rFonts w:ascii="Times New Roman" w:hAnsi="Times New Roman" w:cs="Times New Roman"/>
              <w:sz w:val="24"/>
              <w:szCs w:val="24"/>
            </w:rPr>
            <w:t>In partial fulfillment of the requirements for the</w:t>
          </w:r>
        </w:p>
        <w:p w14:paraId="4630739C" w14:textId="5D19D6EE" w:rsidR="008101DC" w:rsidRPr="00991E5C" w:rsidRDefault="008101DC" w:rsidP="008101DC">
          <w:pPr>
            <w:jc w:val="center"/>
            <w:rPr>
              <w:rFonts w:ascii="Times New Roman" w:hAnsi="Times New Roman" w:cs="Times New Roman"/>
              <w:sz w:val="24"/>
              <w:szCs w:val="24"/>
            </w:rPr>
          </w:pPr>
          <w:r>
            <w:rPr>
              <w:rFonts w:ascii="Times New Roman" w:hAnsi="Times New Roman" w:cs="Times New Roman"/>
              <w:sz w:val="24"/>
              <w:szCs w:val="24"/>
            </w:rPr>
            <w:t xml:space="preserve">Degree of Bachelor of Arts </w:t>
          </w:r>
        </w:p>
        <w:p w14:paraId="4BCFFE70" w14:textId="77777777" w:rsidR="008101DC" w:rsidRPr="00991E5C" w:rsidRDefault="008101DC" w:rsidP="008101DC">
          <w:pPr>
            <w:jc w:val="center"/>
            <w:rPr>
              <w:rFonts w:ascii="Times New Roman" w:hAnsi="Times New Roman" w:cs="Times New Roman"/>
              <w:sz w:val="24"/>
              <w:szCs w:val="24"/>
            </w:rPr>
          </w:pPr>
          <w:r w:rsidRPr="00991E5C">
            <w:rPr>
              <w:rFonts w:ascii="Times New Roman" w:hAnsi="Times New Roman" w:cs="Times New Roman"/>
              <w:sz w:val="24"/>
              <w:szCs w:val="24"/>
            </w:rPr>
            <w:t>By</w:t>
          </w:r>
        </w:p>
        <w:p w14:paraId="0560F591" w14:textId="5A26A1D0" w:rsidR="008101DC" w:rsidRPr="00991E5C" w:rsidRDefault="00BA2C05" w:rsidP="008101DC">
          <w:pPr>
            <w:jc w:val="center"/>
            <w:rPr>
              <w:rFonts w:ascii="Times New Roman" w:hAnsi="Times New Roman" w:cs="Times New Roman"/>
              <w:sz w:val="24"/>
              <w:szCs w:val="24"/>
            </w:rPr>
          </w:pPr>
          <w:r>
            <w:rPr>
              <w:rFonts w:ascii="Times New Roman" w:hAnsi="Times New Roman" w:cs="Times New Roman"/>
              <w:sz w:val="24"/>
              <w:szCs w:val="24"/>
            </w:rPr>
            <w:t>Elijah Toffel</w:t>
          </w:r>
        </w:p>
        <w:p w14:paraId="73B97E36" w14:textId="77777777" w:rsidR="008101DC" w:rsidRPr="00991E5C" w:rsidRDefault="008101DC" w:rsidP="008101DC">
          <w:pPr>
            <w:jc w:val="center"/>
            <w:rPr>
              <w:rFonts w:ascii="Times New Roman" w:hAnsi="Times New Roman" w:cs="Times New Roman"/>
              <w:sz w:val="24"/>
              <w:szCs w:val="24"/>
            </w:rPr>
          </w:pPr>
          <w:r w:rsidRPr="00991E5C">
            <w:rPr>
              <w:rFonts w:ascii="Times New Roman" w:hAnsi="Times New Roman" w:cs="Times New Roman"/>
              <w:sz w:val="24"/>
              <w:szCs w:val="24"/>
            </w:rPr>
            <w:t>Lewiston, Maine</w:t>
          </w:r>
        </w:p>
        <w:p w14:paraId="2E2BC2D9" w14:textId="21C67FAB" w:rsidR="008101DC" w:rsidRPr="00991E5C" w:rsidRDefault="00F02768" w:rsidP="008101DC">
          <w:pPr>
            <w:jc w:val="center"/>
            <w:rPr>
              <w:rFonts w:ascii="Times New Roman" w:hAnsi="Times New Roman" w:cs="Times New Roman"/>
              <w:sz w:val="24"/>
              <w:szCs w:val="24"/>
            </w:rPr>
          </w:pPr>
          <w:r>
            <w:rPr>
              <w:rFonts w:ascii="Times New Roman" w:hAnsi="Times New Roman" w:cs="Times New Roman"/>
              <w:sz w:val="24"/>
              <w:szCs w:val="24"/>
            </w:rPr>
            <w:t>April 17</w:t>
          </w:r>
          <w:r w:rsidRPr="00F02768">
            <w:rPr>
              <w:rFonts w:ascii="Times New Roman" w:hAnsi="Times New Roman" w:cs="Times New Roman"/>
              <w:sz w:val="24"/>
              <w:szCs w:val="24"/>
              <w:vertAlign w:val="superscript"/>
            </w:rPr>
            <w:t>th</w:t>
          </w:r>
          <w:r>
            <w:rPr>
              <w:rFonts w:ascii="Times New Roman" w:hAnsi="Times New Roman" w:cs="Times New Roman"/>
              <w:sz w:val="24"/>
              <w:szCs w:val="24"/>
            </w:rPr>
            <w:t xml:space="preserve"> 2025</w:t>
          </w:r>
        </w:p>
        <w:p w14:paraId="11EE24E6" w14:textId="77777777" w:rsidR="008101DC" w:rsidRDefault="008101DC">
          <w:pPr>
            <w:rPr>
              <w:rFonts w:ascii="Times New Roman" w:hAnsi="Times New Roman" w:cs="Times New Roman"/>
              <w:sz w:val="24"/>
              <w:szCs w:val="24"/>
            </w:rPr>
          </w:pPr>
          <w:r>
            <w:rPr>
              <w:rFonts w:ascii="Times New Roman" w:hAnsi="Times New Roman" w:cs="Times New Roman"/>
              <w:sz w:val="24"/>
              <w:szCs w:val="24"/>
            </w:rPr>
            <w:br w:type="page"/>
          </w:r>
        </w:p>
        <w:p w14:paraId="75D6E0A8" w14:textId="164A31FD" w:rsidR="001C38A7" w:rsidRPr="007B6C73" w:rsidRDefault="006B3FCC">
          <w:pPr>
            <w:rPr>
              <w:rFonts w:ascii="Times New Roman" w:eastAsia="Times New Roman" w:hAnsi="Times New Roman" w:cs="Times New Roman"/>
              <w:sz w:val="24"/>
              <w:szCs w:val="24"/>
            </w:rPr>
          </w:pPr>
        </w:p>
      </w:sdtContent>
    </w:sdt>
    <w:sdt>
      <w:sdtPr>
        <w:rPr>
          <w:rFonts w:ascii="Times New Roman" w:eastAsiaTheme="minorHAnsi" w:hAnsi="Times New Roman" w:cs="Times New Roman"/>
          <w:color w:val="auto"/>
          <w:sz w:val="24"/>
          <w:szCs w:val="24"/>
        </w:rPr>
        <w:id w:val="-1728681222"/>
        <w:docPartObj>
          <w:docPartGallery w:val="Table of Contents"/>
          <w:docPartUnique/>
        </w:docPartObj>
      </w:sdtPr>
      <w:sdtEndPr>
        <w:rPr>
          <w:b/>
          <w:bCs/>
          <w:noProof/>
        </w:rPr>
      </w:sdtEndPr>
      <w:sdtContent>
        <w:p w14:paraId="57F239E5" w14:textId="6BB8E147" w:rsidR="00B36CF9" w:rsidRPr="00D25477" w:rsidRDefault="00702266" w:rsidP="00D25477">
          <w:pPr>
            <w:pStyle w:val="TOCHeading"/>
            <w:spacing w:after="240"/>
            <w:rPr>
              <w:rFonts w:ascii="Times New Roman" w:hAnsi="Times New Roman" w:cs="Times New Roman"/>
              <w:sz w:val="24"/>
              <w:szCs w:val="24"/>
            </w:rPr>
          </w:pPr>
          <w:r w:rsidRPr="007B6C73">
            <w:rPr>
              <w:rFonts w:ascii="Times New Roman" w:hAnsi="Times New Roman" w:cs="Times New Roman"/>
              <w:sz w:val="24"/>
              <w:szCs w:val="24"/>
            </w:rPr>
            <w:t>Contents</w:t>
          </w:r>
        </w:p>
        <w:p w14:paraId="28D4FC3B" w14:textId="01B0747E" w:rsidR="0098251A" w:rsidRDefault="00702266">
          <w:pPr>
            <w:pStyle w:val="TOC2"/>
            <w:tabs>
              <w:tab w:val="right" w:leader="dot" w:pos="9350"/>
            </w:tabs>
            <w:rPr>
              <w:rFonts w:eastAsiaTheme="minorEastAsia"/>
              <w:noProof/>
            </w:rPr>
          </w:pPr>
          <w:r w:rsidRPr="007B6C73">
            <w:rPr>
              <w:rFonts w:ascii="Times New Roman" w:hAnsi="Times New Roman" w:cs="Times New Roman"/>
              <w:sz w:val="24"/>
              <w:szCs w:val="24"/>
            </w:rPr>
            <w:fldChar w:fldCharType="begin"/>
          </w:r>
          <w:r w:rsidRPr="007B6C73">
            <w:rPr>
              <w:rFonts w:ascii="Times New Roman" w:hAnsi="Times New Roman" w:cs="Times New Roman"/>
              <w:sz w:val="24"/>
              <w:szCs w:val="24"/>
            </w:rPr>
            <w:instrText xml:space="preserve"> TOC \o "1-3" \h \z \u </w:instrText>
          </w:r>
          <w:r w:rsidRPr="007B6C73">
            <w:rPr>
              <w:rFonts w:ascii="Times New Roman" w:hAnsi="Times New Roman" w:cs="Times New Roman"/>
              <w:sz w:val="24"/>
              <w:szCs w:val="24"/>
            </w:rPr>
            <w:fldChar w:fldCharType="separate"/>
          </w:r>
          <w:hyperlink w:anchor="_Toc195731894" w:history="1">
            <w:r w:rsidR="0098251A" w:rsidRPr="001E23FC">
              <w:rPr>
                <w:rStyle w:val="Hyperlink"/>
                <w:rFonts w:ascii="Times New Roman" w:hAnsi="Times New Roman" w:cs="Times New Roman"/>
                <w:b/>
                <w:bCs/>
                <w:noProof/>
              </w:rPr>
              <w:t>Abstract</w:t>
            </w:r>
            <w:r w:rsidR="0098251A">
              <w:rPr>
                <w:noProof/>
                <w:webHidden/>
              </w:rPr>
              <w:tab/>
            </w:r>
            <w:r w:rsidR="0098251A">
              <w:rPr>
                <w:noProof/>
                <w:webHidden/>
              </w:rPr>
              <w:fldChar w:fldCharType="begin"/>
            </w:r>
            <w:r w:rsidR="0098251A">
              <w:rPr>
                <w:noProof/>
                <w:webHidden/>
              </w:rPr>
              <w:instrText xml:space="preserve"> PAGEREF _Toc195731894 \h </w:instrText>
            </w:r>
            <w:r w:rsidR="0098251A">
              <w:rPr>
                <w:noProof/>
                <w:webHidden/>
              </w:rPr>
            </w:r>
            <w:r w:rsidR="0098251A">
              <w:rPr>
                <w:noProof/>
                <w:webHidden/>
              </w:rPr>
              <w:fldChar w:fldCharType="separate"/>
            </w:r>
            <w:r w:rsidR="004542DA">
              <w:rPr>
                <w:noProof/>
                <w:webHidden/>
              </w:rPr>
              <w:t>3</w:t>
            </w:r>
            <w:r w:rsidR="0098251A">
              <w:rPr>
                <w:noProof/>
                <w:webHidden/>
              </w:rPr>
              <w:fldChar w:fldCharType="end"/>
            </w:r>
          </w:hyperlink>
        </w:p>
        <w:p w14:paraId="0DDD3B2E" w14:textId="0A871800" w:rsidR="0098251A" w:rsidRDefault="006B3FCC">
          <w:pPr>
            <w:pStyle w:val="TOC2"/>
            <w:tabs>
              <w:tab w:val="right" w:leader="dot" w:pos="9350"/>
            </w:tabs>
            <w:rPr>
              <w:rFonts w:eastAsiaTheme="minorEastAsia"/>
              <w:noProof/>
            </w:rPr>
          </w:pPr>
          <w:hyperlink w:anchor="_Toc195731895" w:history="1">
            <w:r w:rsidR="0098251A" w:rsidRPr="001E23FC">
              <w:rPr>
                <w:rStyle w:val="Hyperlink"/>
                <w:rFonts w:ascii="Times New Roman" w:hAnsi="Times New Roman" w:cs="Times New Roman"/>
                <w:b/>
                <w:bCs/>
                <w:noProof/>
              </w:rPr>
              <w:t>1 Introduction</w:t>
            </w:r>
            <w:r w:rsidR="0098251A">
              <w:rPr>
                <w:noProof/>
                <w:webHidden/>
              </w:rPr>
              <w:tab/>
            </w:r>
            <w:r w:rsidR="0098251A">
              <w:rPr>
                <w:noProof/>
                <w:webHidden/>
              </w:rPr>
              <w:fldChar w:fldCharType="begin"/>
            </w:r>
            <w:r w:rsidR="0098251A">
              <w:rPr>
                <w:noProof/>
                <w:webHidden/>
              </w:rPr>
              <w:instrText xml:space="preserve"> PAGEREF _Toc195731895 \h </w:instrText>
            </w:r>
            <w:r w:rsidR="0098251A">
              <w:rPr>
                <w:noProof/>
                <w:webHidden/>
              </w:rPr>
            </w:r>
            <w:r w:rsidR="0098251A">
              <w:rPr>
                <w:noProof/>
                <w:webHidden/>
              </w:rPr>
              <w:fldChar w:fldCharType="separate"/>
            </w:r>
            <w:r w:rsidR="004542DA">
              <w:rPr>
                <w:noProof/>
                <w:webHidden/>
              </w:rPr>
              <w:t>4</w:t>
            </w:r>
            <w:r w:rsidR="0098251A">
              <w:rPr>
                <w:noProof/>
                <w:webHidden/>
              </w:rPr>
              <w:fldChar w:fldCharType="end"/>
            </w:r>
          </w:hyperlink>
        </w:p>
        <w:p w14:paraId="7B33FBB8" w14:textId="3820EFA0" w:rsidR="0098251A" w:rsidRDefault="006B3FCC">
          <w:pPr>
            <w:pStyle w:val="TOC2"/>
            <w:tabs>
              <w:tab w:val="right" w:leader="dot" w:pos="9350"/>
            </w:tabs>
            <w:rPr>
              <w:rFonts w:eastAsiaTheme="minorEastAsia"/>
              <w:noProof/>
            </w:rPr>
          </w:pPr>
          <w:hyperlink w:anchor="_Toc195731896" w:history="1">
            <w:r w:rsidR="0098251A" w:rsidRPr="001E23FC">
              <w:rPr>
                <w:rStyle w:val="Hyperlink"/>
                <w:rFonts w:ascii="Times New Roman" w:eastAsia="Times New Roman" w:hAnsi="Times New Roman" w:cs="Times New Roman"/>
                <w:b/>
                <w:bCs/>
                <w:noProof/>
              </w:rPr>
              <w:t>2 Data</w:t>
            </w:r>
            <w:r w:rsidR="0098251A">
              <w:rPr>
                <w:noProof/>
                <w:webHidden/>
              </w:rPr>
              <w:tab/>
            </w:r>
            <w:r w:rsidR="0098251A">
              <w:rPr>
                <w:noProof/>
                <w:webHidden/>
              </w:rPr>
              <w:fldChar w:fldCharType="begin"/>
            </w:r>
            <w:r w:rsidR="0098251A">
              <w:rPr>
                <w:noProof/>
                <w:webHidden/>
              </w:rPr>
              <w:instrText xml:space="preserve"> PAGEREF _Toc195731896 \h </w:instrText>
            </w:r>
            <w:r w:rsidR="0098251A">
              <w:rPr>
                <w:noProof/>
                <w:webHidden/>
              </w:rPr>
            </w:r>
            <w:r w:rsidR="0098251A">
              <w:rPr>
                <w:noProof/>
                <w:webHidden/>
              </w:rPr>
              <w:fldChar w:fldCharType="separate"/>
            </w:r>
            <w:r w:rsidR="004542DA">
              <w:rPr>
                <w:noProof/>
                <w:webHidden/>
              </w:rPr>
              <w:t>7</w:t>
            </w:r>
            <w:r w:rsidR="0098251A">
              <w:rPr>
                <w:noProof/>
                <w:webHidden/>
              </w:rPr>
              <w:fldChar w:fldCharType="end"/>
            </w:r>
          </w:hyperlink>
        </w:p>
        <w:p w14:paraId="144CC1E6" w14:textId="20FCB15F" w:rsidR="0098251A" w:rsidRDefault="006B3FCC">
          <w:pPr>
            <w:pStyle w:val="TOC2"/>
            <w:tabs>
              <w:tab w:val="right" w:leader="dot" w:pos="9350"/>
            </w:tabs>
            <w:rPr>
              <w:rFonts w:eastAsiaTheme="minorEastAsia"/>
              <w:noProof/>
            </w:rPr>
          </w:pPr>
          <w:hyperlink w:anchor="_Toc195731897" w:history="1">
            <w:r w:rsidR="0098251A" w:rsidRPr="001E23FC">
              <w:rPr>
                <w:rStyle w:val="Hyperlink"/>
                <w:rFonts w:ascii="Times New Roman" w:hAnsi="Times New Roman" w:cs="Times New Roman"/>
                <w:i/>
                <w:iCs/>
                <w:noProof/>
              </w:rPr>
              <w:t>2.1 Creation of Sample Data</w:t>
            </w:r>
            <w:r w:rsidR="0098251A">
              <w:rPr>
                <w:noProof/>
                <w:webHidden/>
              </w:rPr>
              <w:tab/>
            </w:r>
            <w:r w:rsidR="0098251A">
              <w:rPr>
                <w:noProof/>
                <w:webHidden/>
              </w:rPr>
              <w:fldChar w:fldCharType="begin"/>
            </w:r>
            <w:r w:rsidR="0098251A">
              <w:rPr>
                <w:noProof/>
                <w:webHidden/>
              </w:rPr>
              <w:instrText xml:space="preserve"> PAGEREF _Toc195731897 \h </w:instrText>
            </w:r>
            <w:r w:rsidR="0098251A">
              <w:rPr>
                <w:noProof/>
                <w:webHidden/>
              </w:rPr>
            </w:r>
            <w:r w:rsidR="0098251A">
              <w:rPr>
                <w:noProof/>
                <w:webHidden/>
              </w:rPr>
              <w:fldChar w:fldCharType="separate"/>
            </w:r>
            <w:r w:rsidR="004542DA">
              <w:rPr>
                <w:noProof/>
                <w:webHidden/>
              </w:rPr>
              <w:t>7</w:t>
            </w:r>
            <w:r w:rsidR="0098251A">
              <w:rPr>
                <w:noProof/>
                <w:webHidden/>
              </w:rPr>
              <w:fldChar w:fldCharType="end"/>
            </w:r>
          </w:hyperlink>
        </w:p>
        <w:p w14:paraId="5FB7585D" w14:textId="7AEDA086" w:rsidR="0098251A" w:rsidRDefault="006B3FCC">
          <w:pPr>
            <w:pStyle w:val="TOC2"/>
            <w:tabs>
              <w:tab w:val="right" w:leader="dot" w:pos="9350"/>
            </w:tabs>
            <w:rPr>
              <w:rFonts w:eastAsiaTheme="minorEastAsia"/>
              <w:noProof/>
            </w:rPr>
          </w:pPr>
          <w:hyperlink w:anchor="_Toc195731898" w:history="1">
            <w:r w:rsidR="0098251A" w:rsidRPr="001E23FC">
              <w:rPr>
                <w:rStyle w:val="Hyperlink"/>
                <w:rFonts w:ascii="Times New Roman" w:hAnsi="Times New Roman" w:cs="Times New Roman"/>
                <w:i/>
                <w:iCs/>
                <w:noProof/>
              </w:rPr>
              <w:t>2.2 Carbon Neutral Tracker</w:t>
            </w:r>
            <w:r w:rsidR="0098251A">
              <w:rPr>
                <w:noProof/>
                <w:webHidden/>
              </w:rPr>
              <w:tab/>
            </w:r>
            <w:r w:rsidR="0098251A">
              <w:rPr>
                <w:noProof/>
                <w:webHidden/>
              </w:rPr>
              <w:fldChar w:fldCharType="begin"/>
            </w:r>
            <w:r w:rsidR="0098251A">
              <w:rPr>
                <w:noProof/>
                <w:webHidden/>
              </w:rPr>
              <w:instrText xml:space="preserve"> PAGEREF _Toc195731898 \h </w:instrText>
            </w:r>
            <w:r w:rsidR="0098251A">
              <w:rPr>
                <w:noProof/>
                <w:webHidden/>
              </w:rPr>
            </w:r>
            <w:r w:rsidR="0098251A">
              <w:rPr>
                <w:noProof/>
                <w:webHidden/>
              </w:rPr>
              <w:fldChar w:fldCharType="separate"/>
            </w:r>
            <w:r w:rsidR="004542DA">
              <w:rPr>
                <w:noProof/>
                <w:webHidden/>
              </w:rPr>
              <w:t>8</w:t>
            </w:r>
            <w:r w:rsidR="0098251A">
              <w:rPr>
                <w:noProof/>
                <w:webHidden/>
              </w:rPr>
              <w:fldChar w:fldCharType="end"/>
            </w:r>
          </w:hyperlink>
        </w:p>
        <w:p w14:paraId="17C5D063" w14:textId="3042B1DA" w:rsidR="0098251A" w:rsidRDefault="006B3FCC">
          <w:pPr>
            <w:pStyle w:val="TOC2"/>
            <w:tabs>
              <w:tab w:val="right" w:leader="dot" w:pos="9350"/>
            </w:tabs>
            <w:rPr>
              <w:rFonts w:eastAsiaTheme="minorEastAsia"/>
              <w:noProof/>
            </w:rPr>
          </w:pPr>
          <w:hyperlink w:anchor="_Toc195731899" w:history="1">
            <w:r w:rsidR="0098251A" w:rsidRPr="001E23FC">
              <w:rPr>
                <w:rStyle w:val="Hyperlink"/>
                <w:rFonts w:ascii="Times New Roman" w:hAnsi="Times New Roman" w:cs="Times New Roman"/>
                <w:i/>
                <w:iCs/>
                <w:noProof/>
              </w:rPr>
              <w:t>2.3 Stock and Media Data</w:t>
            </w:r>
            <w:r w:rsidR="0098251A">
              <w:rPr>
                <w:noProof/>
                <w:webHidden/>
              </w:rPr>
              <w:tab/>
            </w:r>
            <w:r w:rsidR="0098251A">
              <w:rPr>
                <w:noProof/>
                <w:webHidden/>
              </w:rPr>
              <w:fldChar w:fldCharType="begin"/>
            </w:r>
            <w:r w:rsidR="0098251A">
              <w:rPr>
                <w:noProof/>
                <w:webHidden/>
              </w:rPr>
              <w:instrText xml:space="preserve"> PAGEREF _Toc195731899 \h </w:instrText>
            </w:r>
            <w:r w:rsidR="0098251A">
              <w:rPr>
                <w:noProof/>
                <w:webHidden/>
              </w:rPr>
            </w:r>
            <w:r w:rsidR="0098251A">
              <w:rPr>
                <w:noProof/>
                <w:webHidden/>
              </w:rPr>
              <w:fldChar w:fldCharType="separate"/>
            </w:r>
            <w:r w:rsidR="004542DA">
              <w:rPr>
                <w:noProof/>
                <w:webHidden/>
              </w:rPr>
              <w:t>9</w:t>
            </w:r>
            <w:r w:rsidR="0098251A">
              <w:rPr>
                <w:noProof/>
                <w:webHidden/>
              </w:rPr>
              <w:fldChar w:fldCharType="end"/>
            </w:r>
          </w:hyperlink>
        </w:p>
        <w:p w14:paraId="1AD82F52" w14:textId="6CE68EDC" w:rsidR="0098251A" w:rsidRDefault="006B3FCC">
          <w:pPr>
            <w:pStyle w:val="TOC2"/>
            <w:tabs>
              <w:tab w:val="right" w:leader="dot" w:pos="9350"/>
            </w:tabs>
            <w:rPr>
              <w:rFonts w:eastAsiaTheme="minorEastAsia"/>
              <w:noProof/>
            </w:rPr>
          </w:pPr>
          <w:hyperlink w:anchor="_Toc195731900" w:history="1">
            <w:r w:rsidR="0098251A" w:rsidRPr="001E23FC">
              <w:rPr>
                <w:rStyle w:val="Hyperlink"/>
                <w:rFonts w:ascii="Times New Roman" w:eastAsia="Times New Roman" w:hAnsi="Times New Roman" w:cs="Times New Roman"/>
                <w:b/>
                <w:bCs/>
                <w:noProof/>
              </w:rPr>
              <w:t>3 Methods:</w:t>
            </w:r>
            <w:r w:rsidR="0098251A">
              <w:rPr>
                <w:noProof/>
                <w:webHidden/>
              </w:rPr>
              <w:tab/>
            </w:r>
            <w:r w:rsidR="0098251A">
              <w:rPr>
                <w:noProof/>
                <w:webHidden/>
              </w:rPr>
              <w:fldChar w:fldCharType="begin"/>
            </w:r>
            <w:r w:rsidR="0098251A">
              <w:rPr>
                <w:noProof/>
                <w:webHidden/>
              </w:rPr>
              <w:instrText xml:space="preserve"> PAGEREF _Toc195731900 \h </w:instrText>
            </w:r>
            <w:r w:rsidR="0098251A">
              <w:rPr>
                <w:noProof/>
                <w:webHidden/>
              </w:rPr>
            </w:r>
            <w:r w:rsidR="0098251A">
              <w:rPr>
                <w:noProof/>
                <w:webHidden/>
              </w:rPr>
              <w:fldChar w:fldCharType="separate"/>
            </w:r>
            <w:r w:rsidR="004542DA">
              <w:rPr>
                <w:noProof/>
                <w:webHidden/>
              </w:rPr>
              <w:t>11</w:t>
            </w:r>
            <w:r w:rsidR="0098251A">
              <w:rPr>
                <w:noProof/>
                <w:webHidden/>
              </w:rPr>
              <w:fldChar w:fldCharType="end"/>
            </w:r>
          </w:hyperlink>
        </w:p>
        <w:p w14:paraId="729C2FF5" w14:textId="7717174E" w:rsidR="0098251A" w:rsidRDefault="006B3FCC">
          <w:pPr>
            <w:pStyle w:val="TOC2"/>
            <w:tabs>
              <w:tab w:val="right" w:leader="dot" w:pos="9350"/>
            </w:tabs>
            <w:rPr>
              <w:rFonts w:eastAsiaTheme="minorEastAsia"/>
              <w:noProof/>
            </w:rPr>
          </w:pPr>
          <w:hyperlink w:anchor="_Toc195731901" w:history="1">
            <w:r w:rsidR="0098251A" w:rsidRPr="001E23FC">
              <w:rPr>
                <w:rStyle w:val="Hyperlink"/>
                <w:rFonts w:ascii="Times New Roman" w:hAnsi="Times New Roman" w:cs="Times New Roman"/>
                <w:i/>
                <w:iCs/>
                <w:noProof/>
              </w:rPr>
              <w:t>3.1 Principal Regression: Stock Price Impact</w:t>
            </w:r>
            <w:r w:rsidR="0098251A">
              <w:rPr>
                <w:noProof/>
                <w:webHidden/>
              </w:rPr>
              <w:tab/>
            </w:r>
            <w:r w:rsidR="0098251A">
              <w:rPr>
                <w:noProof/>
                <w:webHidden/>
              </w:rPr>
              <w:fldChar w:fldCharType="begin"/>
            </w:r>
            <w:r w:rsidR="0098251A">
              <w:rPr>
                <w:noProof/>
                <w:webHidden/>
              </w:rPr>
              <w:instrText xml:space="preserve"> PAGEREF _Toc195731901 \h </w:instrText>
            </w:r>
            <w:r w:rsidR="0098251A">
              <w:rPr>
                <w:noProof/>
                <w:webHidden/>
              </w:rPr>
            </w:r>
            <w:r w:rsidR="0098251A">
              <w:rPr>
                <w:noProof/>
                <w:webHidden/>
              </w:rPr>
              <w:fldChar w:fldCharType="separate"/>
            </w:r>
            <w:r w:rsidR="004542DA">
              <w:rPr>
                <w:noProof/>
                <w:webHidden/>
              </w:rPr>
              <w:t>11</w:t>
            </w:r>
            <w:r w:rsidR="0098251A">
              <w:rPr>
                <w:noProof/>
                <w:webHidden/>
              </w:rPr>
              <w:fldChar w:fldCharType="end"/>
            </w:r>
          </w:hyperlink>
        </w:p>
        <w:p w14:paraId="6CE8BBAB" w14:textId="4F6A4C17" w:rsidR="0098251A" w:rsidRDefault="006B3FCC">
          <w:pPr>
            <w:pStyle w:val="TOC2"/>
            <w:tabs>
              <w:tab w:val="right" w:leader="dot" w:pos="9350"/>
            </w:tabs>
            <w:rPr>
              <w:rFonts w:eastAsiaTheme="minorEastAsia"/>
              <w:noProof/>
            </w:rPr>
          </w:pPr>
          <w:hyperlink w:anchor="_Toc195731902" w:history="1">
            <w:r w:rsidR="0098251A" w:rsidRPr="001E23FC">
              <w:rPr>
                <w:rStyle w:val="Hyperlink"/>
                <w:rFonts w:ascii="Times New Roman" w:hAnsi="Times New Roman" w:cs="Times New Roman"/>
                <w:i/>
                <w:iCs/>
                <w:noProof/>
              </w:rPr>
              <w:t>3.2 Heterogeneity Analysis:</w:t>
            </w:r>
            <w:r w:rsidR="0098251A">
              <w:rPr>
                <w:noProof/>
                <w:webHidden/>
              </w:rPr>
              <w:tab/>
            </w:r>
            <w:r w:rsidR="0098251A">
              <w:rPr>
                <w:noProof/>
                <w:webHidden/>
              </w:rPr>
              <w:fldChar w:fldCharType="begin"/>
            </w:r>
            <w:r w:rsidR="0098251A">
              <w:rPr>
                <w:noProof/>
                <w:webHidden/>
              </w:rPr>
              <w:instrText xml:space="preserve"> PAGEREF _Toc195731902 \h </w:instrText>
            </w:r>
            <w:r w:rsidR="0098251A">
              <w:rPr>
                <w:noProof/>
                <w:webHidden/>
              </w:rPr>
            </w:r>
            <w:r w:rsidR="0098251A">
              <w:rPr>
                <w:noProof/>
                <w:webHidden/>
              </w:rPr>
              <w:fldChar w:fldCharType="separate"/>
            </w:r>
            <w:r w:rsidR="004542DA">
              <w:rPr>
                <w:noProof/>
                <w:webHidden/>
              </w:rPr>
              <w:t>13</w:t>
            </w:r>
            <w:r w:rsidR="0098251A">
              <w:rPr>
                <w:noProof/>
                <w:webHidden/>
              </w:rPr>
              <w:fldChar w:fldCharType="end"/>
            </w:r>
          </w:hyperlink>
        </w:p>
        <w:p w14:paraId="37747E17" w14:textId="62F0C24F" w:rsidR="0098251A" w:rsidRDefault="006B3FCC">
          <w:pPr>
            <w:pStyle w:val="TOC2"/>
            <w:tabs>
              <w:tab w:val="right" w:leader="dot" w:pos="9350"/>
            </w:tabs>
            <w:rPr>
              <w:rFonts w:eastAsiaTheme="minorEastAsia"/>
              <w:noProof/>
            </w:rPr>
          </w:pPr>
          <w:hyperlink w:anchor="_Toc195731903" w:history="1">
            <w:r w:rsidR="0098251A" w:rsidRPr="001E23FC">
              <w:rPr>
                <w:rStyle w:val="Hyperlink"/>
                <w:rFonts w:ascii="Times New Roman" w:hAnsi="Times New Roman" w:cs="Times New Roman"/>
                <w:b/>
                <w:bCs/>
                <w:noProof/>
              </w:rPr>
              <w:t>4 Main Results</w:t>
            </w:r>
            <w:r w:rsidR="0098251A">
              <w:rPr>
                <w:noProof/>
                <w:webHidden/>
              </w:rPr>
              <w:tab/>
            </w:r>
            <w:r w:rsidR="0098251A">
              <w:rPr>
                <w:noProof/>
                <w:webHidden/>
              </w:rPr>
              <w:fldChar w:fldCharType="begin"/>
            </w:r>
            <w:r w:rsidR="0098251A">
              <w:rPr>
                <w:noProof/>
                <w:webHidden/>
              </w:rPr>
              <w:instrText xml:space="preserve"> PAGEREF _Toc195731903 \h </w:instrText>
            </w:r>
            <w:r w:rsidR="0098251A">
              <w:rPr>
                <w:noProof/>
                <w:webHidden/>
              </w:rPr>
            </w:r>
            <w:r w:rsidR="0098251A">
              <w:rPr>
                <w:noProof/>
                <w:webHidden/>
              </w:rPr>
              <w:fldChar w:fldCharType="separate"/>
            </w:r>
            <w:r w:rsidR="004542DA">
              <w:rPr>
                <w:noProof/>
                <w:webHidden/>
              </w:rPr>
              <w:t>14</w:t>
            </w:r>
            <w:r w:rsidR="0098251A">
              <w:rPr>
                <w:noProof/>
                <w:webHidden/>
              </w:rPr>
              <w:fldChar w:fldCharType="end"/>
            </w:r>
          </w:hyperlink>
        </w:p>
        <w:p w14:paraId="0B1612A6" w14:textId="4D727427" w:rsidR="0098251A" w:rsidRDefault="006B3FCC">
          <w:pPr>
            <w:pStyle w:val="TOC2"/>
            <w:tabs>
              <w:tab w:val="right" w:leader="dot" w:pos="9350"/>
            </w:tabs>
            <w:rPr>
              <w:rFonts w:eastAsiaTheme="minorEastAsia"/>
              <w:noProof/>
            </w:rPr>
          </w:pPr>
          <w:hyperlink w:anchor="_Toc195731904" w:history="1">
            <w:r w:rsidR="0098251A" w:rsidRPr="001E23FC">
              <w:rPr>
                <w:rStyle w:val="Hyperlink"/>
                <w:rFonts w:ascii="Times New Roman" w:hAnsi="Times New Roman" w:cs="Times New Roman"/>
                <w:i/>
                <w:iCs/>
                <w:noProof/>
              </w:rPr>
              <w:t>4.1 Impacts on Average Stock Prices</w:t>
            </w:r>
            <w:r w:rsidR="0098251A">
              <w:rPr>
                <w:noProof/>
                <w:webHidden/>
              </w:rPr>
              <w:tab/>
            </w:r>
            <w:r w:rsidR="0098251A">
              <w:rPr>
                <w:noProof/>
                <w:webHidden/>
              </w:rPr>
              <w:fldChar w:fldCharType="begin"/>
            </w:r>
            <w:r w:rsidR="0098251A">
              <w:rPr>
                <w:noProof/>
                <w:webHidden/>
              </w:rPr>
              <w:instrText xml:space="preserve"> PAGEREF _Toc195731904 \h </w:instrText>
            </w:r>
            <w:r w:rsidR="0098251A">
              <w:rPr>
                <w:noProof/>
                <w:webHidden/>
              </w:rPr>
            </w:r>
            <w:r w:rsidR="0098251A">
              <w:rPr>
                <w:noProof/>
                <w:webHidden/>
              </w:rPr>
              <w:fldChar w:fldCharType="separate"/>
            </w:r>
            <w:r w:rsidR="004542DA">
              <w:rPr>
                <w:noProof/>
                <w:webHidden/>
              </w:rPr>
              <w:t>15</w:t>
            </w:r>
            <w:r w:rsidR="0098251A">
              <w:rPr>
                <w:noProof/>
                <w:webHidden/>
              </w:rPr>
              <w:fldChar w:fldCharType="end"/>
            </w:r>
          </w:hyperlink>
        </w:p>
        <w:p w14:paraId="68D6190F" w14:textId="122977E0" w:rsidR="0098251A" w:rsidRDefault="006B3FCC">
          <w:pPr>
            <w:pStyle w:val="TOC2"/>
            <w:tabs>
              <w:tab w:val="right" w:leader="dot" w:pos="9350"/>
            </w:tabs>
            <w:rPr>
              <w:rFonts w:eastAsiaTheme="minorEastAsia"/>
              <w:noProof/>
            </w:rPr>
          </w:pPr>
          <w:hyperlink w:anchor="_Toc195731905" w:history="1">
            <w:r w:rsidR="0098251A" w:rsidRPr="001E23FC">
              <w:rPr>
                <w:rStyle w:val="Hyperlink"/>
                <w:rFonts w:ascii="Times New Roman" w:hAnsi="Times New Roman" w:cs="Times New Roman"/>
                <w:i/>
                <w:iCs/>
                <w:noProof/>
              </w:rPr>
              <w:t>4.2 Heterogenous Carbon Pledge Variation on Average Stock Price</w:t>
            </w:r>
            <w:r w:rsidR="0098251A">
              <w:rPr>
                <w:noProof/>
                <w:webHidden/>
              </w:rPr>
              <w:tab/>
            </w:r>
            <w:r w:rsidR="0098251A">
              <w:rPr>
                <w:noProof/>
                <w:webHidden/>
              </w:rPr>
              <w:fldChar w:fldCharType="begin"/>
            </w:r>
            <w:r w:rsidR="0098251A">
              <w:rPr>
                <w:noProof/>
                <w:webHidden/>
              </w:rPr>
              <w:instrText xml:space="preserve"> PAGEREF _Toc195731905 \h </w:instrText>
            </w:r>
            <w:r w:rsidR="0098251A">
              <w:rPr>
                <w:noProof/>
                <w:webHidden/>
              </w:rPr>
            </w:r>
            <w:r w:rsidR="0098251A">
              <w:rPr>
                <w:noProof/>
                <w:webHidden/>
              </w:rPr>
              <w:fldChar w:fldCharType="separate"/>
            </w:r>
            <w:r w:rsidR="004542DA">
              <w:rPr>
                <w:noProof/>
                <w:webHidden/>
              </w:rPr>
              <w:t>16</w:t>
            </w:r>
            <w:r w:rsidR="0098251A">
              <w:rPr>
                <w:noProof/>
                <w:webHidden/>
              </w:rPr>
              <w:fldChar w:fldCharType="end"/>
            </w:r>
          </w:hyperlink>
        </w:p>
        <w:p w14:paraId="788C3B79" w14:textId="02CDF0BD" w:rsidR="0098251A" w:rsidRDefault="006B3FCC">
          <w:pPr>
            <w:pStyle w:val="TOC2"/>
            <w:tabs>
              <w:tab w:val="right" w:leader="dot" w:pos="9350"/>
            </w:tabs>
            <w:rPr>
              <w:rFonts w:eastAsiaTheme="minorEastAsia"/>
              <w:noProof/>
            </w:rPr>
          </w:pPr>
          <w:hyperlink w:anchor="_Toc195731906" w:history="1">
            <w:r w:rsidR="0098251A" w:rsidRPr="001E23FC">
              <w:rPr>
                <w:rStyle w:val="Hyperlink"/>
                <w:rFonts w:ascii="Times New Roman" w:hAnsi="Times New Roman" w:cs="Times New Roman"/>
                <w:i/>
                <w:iCs/>
                <w:noProof/>
              </w:rPr>
              <w:t>4.2.1 Carbon Credit Impact</w:t>
            </w:r>
            <w:r w:rsidR="0098251A">
              <w:rPr>
                <w:noProof/>
                <w:webHidden/>
              </w:rPr>
              <w:tab/>
            </w:r>
            <w:r w:rsidR="0098251A">
              <w:rPr>
                <w:noProof/>
                <w:webHidden/>
              </w:rPr>
              <w:fldChar w:fldCharType="begin"/>
            </w:r>
            <w:r w:rsidR="0098251A">
              <w:rPr>
                <w:noProof/>
                <w:webHidden/>
              </w:rPr>
              <w:instrText xml:space="preserve"> PAGEREF _Toc195731906 \h </w:instrText>
            </w:r>
            <w:r w:rsidR="0098251A">
              <w:rPr>
                <w:noProof/>
                <w:webHidden/>
              </w:rPr>
            </w:r>
            <w:r w:rsidR="0098251A">
              <w:rPr>
                <w:noProof/>
                <w:webHidden/>
              </w:rPr>
              <w:fldChar w:fldCharType="separate"/>
            </w:r>
            <w:r w:rsidR="004542DA">
              <w:rPr>
                <w:noProof/>
                <w:webHidden/>
              </w:rPr>
              <w:t>17</w:t>
            </w:r>
            <w:r w:rsidR="0098251A">
              <w:rPr>
                <w:noProof/>
                <w:webHidden/>
              </w:rPr>
              <w:fldChar w:fldCharType="end"/>
            </w:r>
          </w:hyperlink>
        </w:p>
        <w:p w14:paraId="36D287CB" w14:textId="6028B295" w:rsidR="0098251A" w:rsidRDefault="006B3FCC">
          <w:pPr>
            <w:pStyle w:val="TOC2"/>
            <w:tabs>
              <w:tab w:val="right" w:leader="dot" w:pos="9350"/>
            </w:tabs>
            <w:rPr>
              <w:rFonts w:eastAsiaTheme="minorEastAsia"/>
              <w:noProof/>
            </w:rPr>
          </w:pPr>
          <w:hyperlink w:anchor="_Toc195731907" w:history="1">
            <w:r w:rsidR="0098251A" w:rsidRPr="001E23FC">
              <w:rPr>
                <w:rStyle w:val="Hyperlink"/>
                <w:rFonts w:ascii="Times New Roman" w:hAnsi="Times New Roman" w:cs="Times New Roman"/>
                <w:i/>
                <w:iCs/>
                <w:noProof/>
              </w:rPr>
              <w:t>4.2.2 Interim Pledge Targets</w:t>
            </w:r>
            <w:r w:rsidR="0098251A">
              <w:rPr>
                <w:noProof/>
                <w:webHidden/>
              </w:rPr>
              <w:tab/>
            </w:r>
            <w:r w:rsidR="0098251A">
              <w:rPr>
                <w:noProof/>
                <w:webHidden/>
              </w:rPr>
              <w:fldChar w:fldCharType="begin"/>
            </w:r>
            <w:r w:rsidR="0098251A">
              <w:rPr>
                <w:noProof/>
                <w:webHidden/>
              </w:rPr>
              <w:instrText xml:space="preserve"> PAGEREF _Toc195731907 \h </w:instrText>
            </w:r>
            <w:r w:rsidR="0098251A">
              <w:rPr>
                <w:noProof/>
                <w:webHidden/>
              </w:rPr>
            </w:r>
            <w:r w:rsidR="0098251A">
              <w:rPr>
                <w:noProof/>
                <w:webHidden/>
              </w:rPr>
              <w:fldChar w:fldCharType="separate"/>
            </w:r>
            <w:r w:rsidR="004542DA">
              <w:rPr>
                <w:noProof/>
                <w:webHidden/>
              </w:rPr>
              <w:t>18</w:t>
            </w:r>
            <w:r w:rsidR="0098251A">
              <w:rPr>
                <w:noProof/>
                <w:webHidden/>
              </w:rPr>
              <w:fldChar w:fldCharType="end"/>
            </w:r>
          </w:hyperlink>
        </w:p>
        <w:p w14:paraId="45B053E2" w14:textId="0BD9762E" w:rsidR="0098251A" w:rsidRDefault="006B3FCC">
          <w:pPr>
            <w:pStyle w:val="TOC2"/>
            <w:tabs>
              <w:tab w:val="right" w:leader="dot" w:pos="9350"/>
            </w:tabs>
            <w:rPr>
              <w:rFonts w:eastAsiaTheme="minorEastAsia"/>
              <w:noProof/>
            </w:rPr>
          </w:pPr>
          <w:hyperlink w:anchor="_Toc195731908" w:history="1">
            <w:r w:rsidR="0098251A" w:rsidRPr="001E23FC">
              <w:rPr>
                <w:rStyle w:val="Hyperlink"/>
                <w:rFonts w:ascii="Times New Roman" w:hAnsi="Times New Roman" w:cs="Times New Roman"/>
                <w:i/>
                <w:iCs/>
                <w:noProof/>
              </w:rPr>
              <w:t>4.2.3 Complete-by Dates</w:t>
            </w:r>
            <w:r w:rsidR="0098251A">
              <w:rPr>
                <w:noProof/>
                <w:webHidden/>
              </w:rPr>
              <w:tab/>
            </w:r>
            <w:r w:rsidR="0098251A">
              <w:rPr>
                <w:noProof/>
                <w:webHidden/>
              </w:rPr>
              <w:fldChar w:fldCharType="begin"/>
            </w:r>
            <w:r w:rsidR="0098251A">
              <w:rPr>
                <w:noProof/>
                <w:webHidden/>
              </w:rPr>
              <w:instrText xml:space="preserve"> PAGEREF _Toc195731908 \h </w:instrText>
            </w:r>
            <w:r w:rsidR="0098251A">
              <w:rPr>
                <w:noProof/>
                <w:webHidden/>
              </w:rPr>
            </w:r>
            <w:r w:rsidR="0098251A">
              <w:rPr>
                <w:noProof/>
                <w:webHidden/>
              </w:rPr>
              <w:fldChar w:fldCharType="separate"/>
            </w:r>
            <w:r w:rsidR="004542DA">
              <w:rPr>
                <w:noProof/>
                <w:webHidden/>
              </w:rPr>
              <w:t>20</w:t>
            </w:r>
            <w:r w:rsidR="0098251A">
              <w:rPr>
                <w:noProof/>
                <w:webHidden/>
              </w:rPr>
              <w:fldChar w:fldCharType="end"/>
            </w:r>
          </w:hyperlink>
        </w:p>
        <w:p w14:paraId="188ED67A" w14:textId="3D25268B" w:rsidR="0098251A" w:rsidRDefault="006B3FCC">
          <w:pPr>
            <w:pStyle w:val="TOC2"/>
            <w:tabs>
              <w:tab w:val="right" w:leader="dot" w:pos="9350"/>
            </w:tabs>
            <w:rPr>
              <w:rFonts w:eastAsiaTheme="minorEastAsia"/>
              <w:noProof/>
            </w:rPr>
          </w:pPr>
          <w:hyperlink w:anchor="_Toc195731909" w:history="1">
            <w:r w:rsidR="0098251A" w:rsidRPr="001E23FC">
              <w:rPr>
                <w:rStyle w:val="Hyperlink"/>
                <w:rFonts w:ascii="Times New Roman" w:hAnsi="Times New Roman" w:cs="Times New Roman"/>
                <w:i/>
                <w:iCs/>
                <w:noProof/>
              </w:rPr>
              <w:t>4.3 Media Attention</w:t>
            </w:r>
            <w:r w:rsidR="0098251A">
              <w:rPr>
                <w:noProof/>
                <w:webHidden/>
              </w:rPr>
              <w:tab/>
            </w:r>
            <w:r w:rsidR="0098251A">
              <w:rPr>
                <w:noProof/>
                <w:webHidden/>
              </w:rPr>
              <w:fldChar w:fldCharType="begin"/>
            </w:r>
            <w:r w:rsidR="0098251A">
              <w:rPr>
                <w:noProof/>
                <w:webHidden/>
              </w:rPr>
              <w:instrText xml:space="preserve"> PAGEREF _Toc195731909 \h </w:instrText>
            </w:r>
            <w:r w:rsidR="0098251A">
              <w:rPr>
                <w:noProof/>
                <w:webHidden/>
              </w:rPr>
            </w:r>
            <w:r w:rsidR="0098251A">
              <w:rPr>
                <w:noProof/>
                <w:webHidden/>
              </w:rPr>
              <w:fldChar w:fldCharType="separate"/>
            </w:r>
            <w:r w:rsidR="004542DA">
              <w:rPr>
                <w:noProof/>
                <w:webHidden/>
              </w:rPr>
              <w:t>22</w:t>
            </w:r>
            <w:r w:rsidR="0098251A">
              <w:rPr>
                <w:noProof/>
                <w:webHidden/>
              </w:rPr>
              <w:fldChar w:fldCharType="end"/>
            </w:r>
          </w:hyperlink>
        </w:p>
        <w:p w14:paraId="3AC6C3D6" w14:textId="3C82E206" w:rsidR="0098251A" w:rsidRDefault="006B3FCC">
          <w:pPr>
            <w:pStyle w:val="TOC2"/>
            <w:tabs>
              <w:tab w:val="right" w:leader="dot" w:pos="9350"/>
            </w:tabs>
            <w:rPr>
              <w:rFonts w:eastAsiaTheme="minorEastAsia"/>
              <w:noProof/>
            </w:rPr>
          </w:pPr>
          <w:hyperlink w:anchor="_Toc195731910" w:history="1">
            <w:r w:rsidR="0098251A" w:rsidRPr="001E23FC">
              <w:rPr>
                <w:rStyle w:val="Hyperlink"/>
                <w:rFonts w:ascii="Times New Roman" w:hAnsi="Times New Roman" w:cs="Times New Roman"/>
                <w:b/>
                <w:bCs/>
                <w:noProof/>
              </w:rPr>
              <w:t>5 Conclusion</w:t>
            </w:r>
            <w:r w:rsidR="0098251A">
              <w:rPr>
                <w:noProof/>
                <w:webHidden/>
              </w:rPr>
              <w:tab/>
            </w:r>
            <w:r w:rsidR="0098251A">
              <w:rPr>
                <w:noProof/>
                <w:webHidden/>
              </w:rPr>
              <w:fldChar w:fldCharType="begin"/>
            </w:r>
            <w:r w:rsidR="0098251A">
              <w:rPr>
                <w:noProof/>
                <w:webHidden/>
              </w:rPr>
              <w:instrText xml:space="preserve"> PAGEREF _Toc195731910 \h </w:instrText>
            </w:r>
            <w:r w:rsidR="0098251A">
              <w:rPr>
                <w:noProof/>
                <w:webHidden/>
              </w:rPr>
            </w:r>
            <w:r w:rsidR="0098251A">
              <w:rPr>
                <w:noProof/>
                <w:webHidden/>
              </w:rPr>
              <w:fldChar w:fldCharType="separate"/>
            </w:r>
            <w:r w:rsidR="004542DA">
              <w:rPr>
                <w:noProof/>
                <w:webHidden/>
              </w:rPr>
              <w:t>23</w:t>
            </w:r>
            <w:r w:rsidR="0098251A">
              <w:rPr>
                <w:noProof/>
                <w:webHidden/>
              </w:rPr>
              <w:fldChar w:fldCharType="end"/>
            </w:r>
          </w:hyperlink>
        </w:p>
        <w:p w14:paraId="7653C773" w14:textId="3838A55F" w:rsidR="0098251A" w:rsidRDefault="006B3FCC">
          <w:pPr>
            <w:pStyle w:val="TOC2"/>
            <w:tabs>
              <w:tab w:val="right" w:leader="dot" w:pos="9350"/>
            </w:tabs>
            <w:rPr>
              <w:rFonts w:eastAsiaTheme="minorEastAsia"/>
              <w:noProof/>
            </w:rPr>
          </w:pPr>
          <w:hyperlink w:anchor="_Toc195731911" w:history="1">
            <w:r w:rsidR="0098251A" w:rsidRPr="001E23FC">
              <w:rPr>
                <w:rStyle w:val="Hyperlink"/>
                <w:rFonts w:ascii="Times New Roman" w:hAnsi="Times New Roman" w:cs="Times New Roman"/>
                <w:b/>
                <w:bCs/>
                <w:noProof/>
              </w:rPr>
              <w:t>6 Appendix</w:t>
            </w:r>
            <w:r w:rsidR="0098251A">
              <w:rPr>
                <w:noProof/>
                <w:webHidden/>
              </w:rPr>
              <w:tab/>
            </w:r>
            <w:r w:rsidR="0098251A">
              <w:rPr>
                <w:noProof/>
                <w:webHidden/>
              </w:rPr>
              <w:fldChar w:fldCharType="begin"/>
            </w:r>
            <w:r w:rsidR="0098251A">
              <w:rPr>
                <w:noProof/>
                <w:webHidden/>
              </w:rPr>
              <w:instrText xml:space="preserve"> PAGEREF _Toc195731911 \h </w:instrText>
            </w:r>
            <w:r w:rsidR="0098251A">
              <w:rPr>
                <w:noProof/>
                <w:webHidden/>
              </w:rPr>
            </w:r>
            <w:r w:rsidR="0098251A">
              <w:rPr>
                <w:noProof/>
                <w:webHidden/>
              </w:rPr>
              <w:fldChar w:fldCharType="separate"/>
            </w:r>
            <w:r w:rsidR="004542DA">
              <w:rPr>
                <w:noProof/>
                <w:webHidden/>
              </w:rPr>
              <w:t>25</w:t>
            </w:r>
            <w:r w:rsidR="0098251A">
              <w:rPr>
                <w:noProof/>
                <w:webHidden/>
              </w:rPr>
              <w:fldChar w:fldCharType="end"/>
            </w:r>
          </w:hyperlink>
        </w:p>
        <w:p w14:paraId="07177766" w14:textId="0B435094" w:rsidR="0098251A" w:rsidRDefault="006B3FCC">
          <w:pPr>
            <w:pStyle w:val="TOC2"/>
            <w:tabs>
              <w:tab w:val="right" w:leader="dot" w:pos="9350"/>
            </w:tabs>
            <w:rPr>
              <w:rFonts w:eastAsiaTheme="minorEastAsia"/>
              <w:noProof/>
            </w:rPr>
          </w:pPr>
          <w:hyperlink w:anchor="_Toc195731912" w:history="1">
            <w:r w:rsidR="0098251A" w:rsidRPr="001E23FC">
              <w:rPr>
                <w:rStyle w:val="Hyperlink"/>
                <w:rFonts w:ascii="Times New Roman" w:hAnsi="Times New Roman" w:cs="Times New Roman"/>
                <w:b/>
                <w:bCs/>
                <w:noProof/>
              </w:rPr>
              <w:t>7 References</w:t>
            </w:r>
            <w:r w:rsidR="0098251A">
              <w:rPr>
                <w:noProof/>
                <w:webHidden/>
              </w:rPr>
              <w:tab/>
            </w:r>
            <w:r w:rsidR="0098251A">
              <w:rPr>
                <w:noProof/>
                <w:webHidden/>
              </w:rPr>
              <w:fldChar w:fldCharType="begin"/>
            </w:r>
            <w:r w:rsidR="0098251A">
              <w:rPr>
                <w:noProof/>
                <w:webHidden/>
              </w:rPr>
              <w:instrText xml:space="preserve"> PAGEREF _Toc195731912 \h </w:instrText>
            </w:r>
            <w:r w:rsidR="0098251A">
              <w:rPr>
                <w:noProof/>
                <w:webHidden/>
              </w:rPr>
            </w:r>
            <w:r w:rsidR="0098251A">
              <w:rPr>
                <w:noProof/>
                <w:webHidden/>
              </w:rPr>
              <w:fldChar w:fldCharType="separate"/>
            </w:r>
            <w:r w:rsidR="004542DA">
              <w:rPr>
                <w:noProof/>
                <w:webHidden/>
              </w:rPr>
              <w:t>27</w:t>
            </w:r>
            <w:r w:rsidR="0098251A">
              <w:rPr>
                <w:noProof/>
                <w:webHidden/>
              </w:rPr>
              <w:fldChar w:fldCharType="end"/>
            </w:r>
          </w:hyperlink>
        </w:p>
        <w:p w14:paraId="363E8CCC" w14:textId="0A5848C6" w:rsidR="00702266" w:rsidRPr="007B6C73" w:rsidRDefault="00702266">
          <w:pPr>
            <w:rPr>
              <w:rFonts w:ascii="Times New Roman" w:hAnsi="Times New Roman" w:cs="Times New Roman"/>
              <w:sz w:val="24"/>
              <w:szCs w:val="24"/>
            </w:rPr>
          </w:pPr>
          <w:r w:rsidRPr="007B6C73">
            <w:rPr>
              <w:rFonts w:ascii="Times New Roman" w:hAnsi="Times New Roman" w:cs="Times New Roman"/>
              <w:b/>
              <w:bCs/>
              <w:noProof/>
              <w:sz w:val="24"/>
              <w:szCs w:val="24"/>
            </w:rPr>
            <w:fldChar w:fldCharType="end"/>
          </w:r>
        </w:p>
      </w:sdtContent>
    </w:sdt>
    <w:p w14:paraId="73B08B16" w14:textId="77777777" w:rsidR="00702266" w:rsidRPr="007B6C73" w:rsidRDefault="00702266" w:rsidP="00D1528B">
      <w:pPr>
        <w:pStyle w:val="NormalWeb"/>
        <w:spacing w:before="0" w:beforeAutospacing="0" w:after="240" w:afterAutospacing="0" w:line="480" w:lineRule="auto"/>
        <w:outlineLvl w:val="0"/>
        <w:rPr>
          <w:b/>
          <w:bCs/>
          <w:color w:val="000000"/>
        </w:rPr>
      </w:pPr>
    </w:p>
    <w:p w14:paraId="63FF2502" w14:textId="77777777" w:rsidR="00BD116C" w:rsidRDefault="00BD116C">
      <w:pPr>
        <w:rPr>
          <w:rFonts w:ascii="Times New Roman" w:eastAsia="Times New Roman" w:hAnsi="Times New Roman" w:cs="Times New Roman"/>
          <w:i/>
          <w:iCs/>
          <w:color w:val="000000"/>
          <w:sz w:val="24"/>
          <w:szCs w:val="24"/>
        </w:rPr>
      </w:pPr>
      <w:r>
        <w:rPr>
          <w:i/>
          <w:iCs/>
          <w:color w:val="000000"/>
        </w:rPr>
        <w:br w:type="page"/>
      </w:r>
    </w:p>
    <w:p w14:paraId="765AB4DB" w14:textId="48684A81" w:rsidR="002A347A" w:rsidRPr="001A56F0" w:rsidRDefault="002A347A" w:rsidP="00D61C86">
      <w:pPr>
        <w:pStyle w:val="NormalWeb"/>
        <w:spacing w:before="0" w:beforeAutospacing="0" w:after="240" w:afterAutospacing="0" w:line="480" w:lineRule="auto"/>
        <w:jc w:val="center"/>
        <w:rPr>
          <w:i/>
          <w:iCs/>
          <w:color w:val="000000"/>
        </w:rPr>
      </w:pPr>
      <w:r w:rsidRPr="001A56F0">
        <w:rPr>
          <w:i/>
          <w:iCs/>
          <w:color w:val="000000"/>
        </w:rPr>
        <w:lastRenderedPageBreak/>
        <w:t>Acknowledgments:</w:t>
      </w:r>
    </w:p>
    <w:p w14:paraId="440A9F3C" w14:textId="3F44CD11" w:rsidR="001D5D67" w:rsidRDefault="003258A3" w:rsidP="00D61C86">
      <w:pPr>
        <w:pStyle w:val="NormalWeb"/>
        <w:spacing w:before="0" w:beforeAutospacing="0" w:after="240" w:afterAutospacing="0" w:line="480" w:lineRule="auto"/>
        <w:jc w:val="center"/>
        <w:rPr>
          <w:i/>
          <w:iCs/>
          <w:color w:val="000000"/>
        </w:rPr>
      </w:pPr>
      <w:r>
        <w:rPr>
          <w:i/>
          <w:iCs/>
          <w:color w:val="000000"/>
        </w:rPr>
        <w:t xml:space="preserve">Thank you to </w:t>
      </w:r>
      <w:r w:rsidR="00DC2C89">
        <w:rPr>
          <w:i/>
          <w:iCs/>
          <w:color w:val="000000"/>
        </w:rPr>
        <w:t>my father, Mike Toffel, for showing me what true strength and happiness c</w:t>
      </w:r>
      <w:r w:rsidR="00B75CC5">
        <w:rPr>
          <w:i/>
          <w:iCs/>
          <w:color w:val="000000"/>
        </w:rPr>
        <w:t>an look like</w:t>
      </w:r>
      <w:r w:rsidR="00DC2C89">
        <w:rPr>
          <w:i/>
          <w:iCs/>
          <w:color w:val="000000"/>
        </w:rPr>
        <w:t xml:space="preserve">. Thank you to my mother, Erin </w:t>
      </w:r>
      <w:proofErr w:type="spellStart"/>
      <w:r w:rsidR="00DC2C89">
        <w:rPr>
          <w:i/>
          <w:iCs/>
          <w:color w:val="000000"/>
        </w:rPr>
        <w:t>Deemer</w:t>
      </w:r>
      <w:proofErr w:type="spellEnd"/>
      <w:r w:rsidR="00DC2C89">
        <w:rPr>
          <w:i/>
          <w:iCs/>
          <w:color w:val="000000"/>
        </w:rPr>
        <w:t xml:space="preserve">, for showing me how to be brave, </w:t>
      </w:r>
      <w:r w:rsidR="0068403C">
        <w:rPr>
          <w:i/>
          <w:iCs/>
          <w:color w:val="000000"/>
        </w:rPr>
        <w:t xml:space="preserve">care for the wellbeing of those you love, and to </w:t>
      </w:r>
      <w:r w:rsidR="002C5FBD">
        <w:rPr>
          <w:i/>
          <w:iCs/>
          <w:color w:val="000000"/>
        </w:rPr>
        <w:t>persevere</w:t>
      </w:r>
      <w:r w:rsidR="0068403C">
        <w:rPr>
          <w:i/>
          <w:iCs/>
          <w:color w:val="000000"/>
        </w:rPr>
        <w:t xml:space="preserve"> through </w:t>
      </w:r>
      <w:r w:rsidR="002C5FBD">
        <w:rPr>
          <w:i/>
          <w:iCs/>
          <w:color w:val="000000"/>
        </w:rPr>
        <w:t xml:space="preserve">challenges. Thank you to my brother, Isaac, for </w:t>
      </w:r>
      <w:r w:rsidR="00C03C38">
        <w:rPr>
          <w:i/>
          <w:iCs/>
          <w:color w:val="000000"/>
        </w:rPr>
        <w:t xml:space="preserve">showing me the value of curiosity, </w:t>
      </w:r>
      <w:r w:rsidR="001528C4">
        <w:rPr>
          <w:i/>
          <w:iCs/>
          <w:color w:val="000000"/>
        </w:rPr>
        <w:t>self-motivation</w:t>
      </w:r>
      <w:r w:rsidR="0077182F">
        <w:rPr>
          <w:i/>
          <w:iCs/>
          <w:color w:val="000000"/>
        </w:rPr>
        <w:t xml:space="preserve">, and </w:t>
      </w:r>
      <w:r w:rsidR="00205A93">
        <w:rPr>
          <w:i/>
          <w:iCs/>
          <w:color w:val="000000"/>
        </w:rPr>
        <w:t xml:space="preserve">continuous and steady improvement. </w:t>
      </w:r>
      <w:r w:rsidR="00A625D5" w:rsidRPr="001A56F0">
        <w:rPr>
          <w:i/>
          <w:iCs/>
          <w:color w:val="000000"/>
        </w:rPr>
        <w:t xml:space="preserve">Thank you to my </w:t>
      </w:r>
      <w:r w:rsidR="00205A93">
        <w:rPr>
          <w:i/>
          <w:iCs/>
          <w:color w:val="000000"/>
        </w:rPr>
        <w:t xml:space="preserve">college </w:t>
      </w:r>
      <w:r w:rsidR="00A625D5" w:rsidRPr="001A56F0">
        <w:rPr>
          <w:i/>
          <w:iCs/>
          <w:color w:val="000000"/>
        </w:rPr>
        <w:t xml:space="preserve">friends, who </w:t>
      </w:r>
      <w:r w:rsidR="00C074DB" w:rsidRPr="001A56F0">
        <w:rPr>
          <w:i/>
          <w:iCs/>
          <w:color w:val="000000"/>
        </w:rPr>
        <w:t xml:space="preserve">bring me </w:t>
      </w:r>
      <w:r w:rsidR="00402CED" w:rsidRPr="001A56F0">
        <w:rPr>
          <w:i/>
          <w:iCs/>
          <w:color w:val="000000"/>
        </w:rPr>
        <w:t xml:space="preserve">joy through easy times and hard, and for </w:t>
      </w:r>
      <w:r w:rsidR="00593E98" w:rsidRPr="001A56F0">
        <w:rPr>
          <w:i/>
          <w:iCs/>
          <w:color w:val="000000"/>
        </w:rPr>
        <w:t xml:space="preserve">joining me on this </w:t>
      </w:r>
      <w:r w:rsidR="00FD30E4">
        <w:rPr>
          <w:i/>
          <w:iCs/>
          <w:color w:val="000000"/>
        </w:rPr>
        <w:t>endeavor</w:t>
      </w:r>
      <w:r w:rsidR="00593E98" w:rsidRPr="001A56F0">
        <w:rPr>
          <w:i/>
          <w:iCs/>
          <w:color w:val="000000"/>
        </w:rPr>
        <w:t xml:space="preserve">. </w:t>
      </w:r>
      <w:r w:rsidR="00205A93">
        <w:rPr>
          <w:i/>
          <w:iCs/>
          <w:color w:val="000000"/>
        </w:rPr>
        <w:t>Thank you to my oldest friends,</w:t>
      </w:r>
      <w:r w:rsidR="00F54D03" w:rsidRPr="00F54D03">
        <w:rPr>
          <w:i/>
          <w:iCs/>
          <w:color w:val="000000"/>
        </w:rPr>
        <w:t xml:space="preserve"> </w:t>
      </w:r>
      <w:r w:rsidR="00F54D03">
        <w:rPr>
          <w:i/>
          <w:iCs/>
          <w:color w:val="000000"/>
        </w:rPr>
        <w:t>for providing everlasting support</w:t>
      </w:r>
      <w:r w:rsidR="00205A93">
        <w:rPr>
          <w:i/>
          <w:iCs/>
          <w:color w:val="000000"/>
        </w:rPr>
        <w:t xml:space="preserve"> </w:t>
      </w:r>
      <w:r w:rsidR="00F54D03">
        <w:rPr>
          <w:i/>
          <w:iCs/>
          <w:color w:val="000000"/>
        </w:rPr>
        <w:t>and</w:t>
      </w:r>
      <w:r w:rsidR="00AA2FFF">
        <w:rPr>
          <w:i/>
          <w:iCs/>
          <w:color w:val="000000"/>
        </w:rPr>
        <w:t xml:space="preserve"> </w:t>
      </w:r>
      <w:r w:rsidR="00105E61">
        <w:rPr>
          <w:i/>
          <w:iCs/>
          <w:color w:val="000000"/>
        </w:rPr>
        <w:t>appreciating</w:t>
      </w:r>
      <w:r w:rsidR="00F54D03">
        <w:rPr>
          <w:i/>
          <w:iCs/>
          <w:color w:val="000000"/>
        </w:rPr>
        <w:t xml:space="preserve"> our</w:t>
      </w:r>
      <w:r w:rsidR="00105E61">
        <w:rPr>
          <w:i/>
          <w:iCs/>
          <w:color w:val="000000"/>
        </w:rPr>
        <w:t xml:space="preserve"> </w:t>
      </w:r>
      <w:r w:rsidR="00F54D03">
        <w:rPr>
          <w:i/>
          <w:iCs/>
          <w:color w:val="000000"/>
        </w:rPr>
        <w:t xml:space="preserve">individualized </w:t>
      </w:r>
      <w:r w:rsidR="00105E61">
        <w:rPr>
          <w:i/>
          <w:iCs/>
          <w:color w:val="000000"/>
        </w:rPr>
        <w:t>growth</w:t>
      </w:r>
      <w:r w:rsidR="00F54D03">
        <w:rPr>
          <w:i/>
          <w:iCs/>
          <w:color w:val="000000"/>
        </w:rPr>
        <w:t xml:space="preserve"> together. </w:t>
      </w:r>
      <w:r w:rsidR="00593E98" w:rsidRPr="001A56F0">
        <w:rPr>
          <w:i/>
          <w:iCs/>
          <w:color w:val="000000"/>
        </w:rPr>
        <w:t xml:space="preserve">Thank you to my </w:t>
      </w:r>
      <w:r w:rsidR="00974FCC" w:rsidRPr="001A56F0">
        <w:rPr>
          <w:i/>
          <w:iCs/>
          <w:color w:val="000000"/>
        </w:rPr>
        <w:t>advisor</w:t>
      </w:r>
      <w:r w:rsidR="00C6149E" w:rsidRPr="001A56F0">
        <w:rPr>
          <w:i/>
          <w:iCs/>
          <w:color w:val="000000"/>
        </w:rPr>
        <w:t xml:space="preserve">, </w:t>
      </w:r>
      <w:r w:rsidR="00974FCC" w:rsidRPr="001A56F0">
        <w:rPr>
          <w:i/>
          <w:iCs/>
          <w:color w:val="000000"/>
        </w:rPr>
        <w:t xml:space="preserve">Professor Kyle Coombs, </w:t>
      </w:r>
      <w:r w:rsidR="00C6149E" w:rsidRPr="001A56F0">
        <w:rPr>
          <w:i/>
          <w:iCs/>
          <w:color w:val="000000"/>
        </w:rPr>
        <w:t xml:space="preserve">and the rest of my </w:t>
      </w:r>
      <w:r w:rsidR="00593E98" w:rsidRPr="001A56F0">
        <w:rPr>
          <w:i/>
          <w:iCs/>
          <w:color w:val="000000"/>
        </w:rPr>
        <w:t>teachers</w:t>
      </w:r>
      <w:r w:rsidR="00C6149E" w:rsidRPr="001A56F0">
        <w:rPr>
          <w:i/>
          <w:iCs/>
          <w:color w:val="000000"/>
        </w:rPr>
        <w:t xml:space="preserve"> and</w:t>
      </w:r>
      <w:r w:rsidR="00974FCC" w:rsidRPr="001A56F0">
        <w:rPr>
          <w:i/>
          <w:iCs/>
          <w:color w:val="000000"/>
        </w:rPr>
        <w:t xml:space="preserve"> mentors</w:t>
      </w:r>
      <w:r w:rsidR="00C6149E" w:rsidRPr="001A56F0">
        <w:rPr>
          <w:i/>
          <w:iCs/>
          <w:color w:val="000000"/>
        </w:rPr>
        <w:t xml:space="preserve"> for your belief in my work,</w:t>
      </w:r>
      <w:r w:rsidR="00B36CF9">
        <w:rPr>
          <w:i/>
          <w:iCs/>
          <w:color w:val="000000"/>
        </w:rPr>
        <w:t xml:space="preserve"> </w:t>
      </w:r>
      <w:r w:rsidR="001A56F0" w:rsidRPr="001A56F0">
        <w:rPr>
          <w:i/>
          <w:iCs/>
          <w:color w:val="000000"/>
        </w:rPr>
        <w:t>interests</w:t>
      </w:r>
      <w:r w:rsidR="00B36CF9">
        <w:rPr>
          <w:i/>
          <w:iCs/>
          <w:color w:val="000000"/>
        </w:rPr>
        <w:t>, and future</w:t>
      </w:r>
      <w:r w:rsidR="001A56F0" w:rsidRPr="001A56F0">
        <w:rPr>
          <w:i/>
          <w:iCs/>
          <w:color w:val="000000"/>
        </w:rPr>
        <w:t>.</w:t>
      </w:r>
      <w:r w:rsidR="00AA2FFF">
        <w:rPr>
          <w:i/>
          <w:iCs/>
          <w:color w:val="000000"/>
        </w:rPr>
        <w:t xml:space="preserve"> </w:t>
      </w:r>
    </w:p>
    <w:p w14:paraId="12F64838" w14:textId="77777777" w:rsidR="001D5D67" w:rsidRDefault="001D5D67">
      <w:pPr>
        <w:rPr>
          <w:rFonts w:ascii="Times New Roman" w:eastAsia="Times New Roman" w:hAnsi="Times New Roman" w:cs="Times New Roman"/>
          <w:i/>
          <w:iCs/>
          <w:color w:val="000000"/>
          <w:sz w:val="24"/>
          <w:szCs w:val="24"/>
        </w:rPr>
      </w:pPr>
      <w:r>
        <w:rPr>
          <w:i/>
          <w:iCs/>
          <w:color w:val="000000"/>
        </w:rPr>
        <w:br w:type="page"/>
      </w:r>
    </w:p>
    <w:p w14:paraId="02508EE0" w14:textId="77777777" w:rsidR="00AA6562" w:rsidRPr="001A56F0" w:rsidRDefault="00AA6562" w:rsidP="00D61C86">
      <w:pPr>
        <w:pStyle w:val="NormalWeb"/>
        <w:spacing w:before="0" w:beforeAutospacing="0" w:after="240" w:afterAutospacing="0" w:line="480" w:lineRule="auto"/>
        <w:jc w:val="center"/>
        <w:rPr>
          <w:i/>
          <w:iCs/>
          <w:color w:val="000000"/>
        </w:rPr>
      </w:pPr>
    </w:p>
    <w:p w14:paraId="4E86BAF9" w14:textId="5F598F98" w:rsidR="003C3CF3" w:rsidRDefault="003C3CF3" w:rsidP="003C3CF3">
      <w:pPr>
        <w:pStyle w:val="Heading2"/>
        <w:spacing w:after="240" w:line="480" w:lineRule="auto"/>
        <w:rPr>
          <w:rFonts w:ascii="Times New Roman" w:hAnsi="Times New Roman" w:cs="Times New Roman"/>
          <w:b/>
          <w:bCs/>
          <w:sz w:val="24"/>
          <w:szCs w:val="24"/>
        </w:rPr>
      </w:pPr>
      <w:bookmarkStart w:id="0" w:name="_Toc195731894"/>
      <w:r>
        <w:rPr>
          <w:rFonts w:ascii="Times New Roman" w:hAnsi="Times New Roman" w:cs="Times New Roman"/>
          <w:b/>
          <w:bCs/>
          <w:sz w:val="24"/>
          <w:szCs w:val="24"/>
        </w:rPr>
        <w:t>Abstract</w:t>
      </w:r>
      <w:bookmarkEnd w:id="0"/>
    </w:p>
    <w:p w14:paraId="7842A26B" w14:textId="728296F9" w:rsidR="00D61C86" w:rsidRPr="00352466" w:rsidRDefault="003C3CF3" w:rsidP="00D61C86">
      <w:pPr>
        <w:spacing w:line="480" w:lineRule="auto"/>
        <w:rPr>
          <w:rFonts w:ascii="Times New Roman" w:hAnsi="Times New Roman" w:cs="Times New Roman"/>
          <w:sz w:val="24"/>
          <w:szCs w:val="24"/>
        </w:rPr>
      </w:pPr>
      <w:r w:rsidRPr="00352466">
        <w:rPr>
          <w:rFonts w:ascii="Times New Roman" w:hAnsi="Times New Roman" w:cs="Times New Roman"/>
          <w:sz w:val="24"/>
          <w:szCs w:val="24"/>
        </w:rPr>
        <w:t xml:space="preserve">This study examines corporate sustainability promises by analyzing the impact of carbon-neutral pledging on companies’ average yearly stock prices. While previous work has primarily focused on </w:t>
      </w:r>
      <w:r w:rsidR="0093570D">
        <w:rPr>
          <w:rFonts w:ascii="Times New Roman" w:hAnsi="Times New Roman" w:cs="Times New Roman"/>
          <w:sz w:val="24"/>
          <w:szCs w:val="24"/>
        </w:rPr>
        <w:t>pledges'</w:t>
      </w:r>
      <w:r w:rsidR="0043707E">
        <w:rPr>
          <w:rFonts w:ascii="Times New Roman" w:hAnsi="Times New Roman" w:cs="Times New Roman"/>
          <w:sz w:val="24"/>
          <w:szCs w:val="24"/>
        </w:rPr>
        <w:t xml:space="preserve"> short-term effect on stock prices (less than 2 weeks), this paper builds upon existing literature by analyzing</w:t>
      </w:r>
      <w:r w:rsidR="00542877">
        <w:rPr>
          <w:rFonts w:ascii="Times New Roman" w:hAnsi="Times New Roman" w:cs="Times New Roman"/>
          <w:sz w:val="24"/>
          <w:szCs w:val="24"/>
        </w:rPr>
        <w:t xml:space="preserve"> annual</w:t>
      </w:r>
      <w:r w:rsidR="00542877" w:rsidRPr="00352466">
        <w:rPr>
          <w:rFonts w:ascii="Times New Roman" w:hAnsi="Times New Roman" w:cs="Times New Roman"/>
          <w:sz w:val="24"/>
          <w:szCs w:val="24"/>
        </w:rPr>
        <w:t xml:space="preserve"> effects</w:t>
      </w:r>
      <w:r w:rsidR="00542877">
        <w:rPr>
          <w:rFonts w:ascii="Times New Roman" w:hAnsi="Times New Roman" w:cs="Times New Roman"/>
          <w:sz w:val="24"/>
          <w:szCs w:val="24"/>
        </w:rPr>
        <w:t>, which is a longer time frame</w:t>
      </w:r>
      <w:r w:rsidRPr="00352466">
        <w:rPr>
          <w:rFonts w:ascii="Times New Roman" w:hAnsi="Times New Roman" w:cs="Times New Roman"/>
          <w:sz w:val="24"/>
          <w:szCs w:val="24"/>
        </w:rPr>
        <w:t xml:space="preserve">. Using a sample of the “most visible” modern companies, carbon-neutral pledging is shown to have a large, though statistically insignificant, negative impact on companies’ stocks in the year that they pledge, followed by </w:t>
      </w:r>
      <w:r w:rsidR="00603FDB">
        <w:rPr>
          <w:rFonts w:ascii="Times New Roman" w:hAnsi="Times New Roman" w:cs="Times New Roman"/>
          <w:sz w:val="24"/>
          <w:szCs w:val="24"/>
        </w:rPr>
        <w:t xml:space="preserve">a </w:t>
      </w:r>
      <w:r w:rsidRPr="00352466">
        <w:rPr>
          <w:rFonts w:ascii="Times New Roman" w:hAnsi="Times New Roman" w:cs="Times New Roman"/>
          <w:sz w:val="24"/>
          <w:szCs w:val="24"/>
        </w:rPr>
        <w:t xml:space="preserve">gradual recovery over the following 4 years. This analysis is expanded </w:t>
      </w:r>
      <w:r w:rsidR="00B47821">
        <w:rPr>
          <w:rFonts w:ascii="Times New Roman" w:hAnsi="Times New Roman" w:cs="Times New Roman"/>
          <w:sz w:val="24"/>
          <w:szCs w:val="24"/>
        </w:rPr>
        <w:t xml:space="preserve">upon </w:t>
      </w:r>
      <w:r w:rsidR="00603FDB">
        <w:rPr>
          <w:rFonts w:ascii="Times New Roman" w:hAnsi="Times New Roman" w:cs="Times New Roman"/>
          <w:sz w:val="24"/>
          <w:szCs w:val="24"/>
        </w:rPr>
        <w:t>by</w:t>
      </w:r>
      <w:r w:rsidRPr="00352466">
        <w:rPr>
          <w:rFonts w:ascii="Times New Roman" w:hAnsi="Times New Roman" w:cs="Times New Roman"/>
          <w:sz w:val="24"/>
          <w:szCs w:val="24"/>
        </w:rPr>
        <w:t xml:space="preserve"> analyz</w:t>
      </w:r>
      <w:r w:rsidR="00603FDB">
        <w:rPr>
          <w:rFonts w:ascii="Times New Roman" w:hAnsi="Times New Roman" w:cs="Times New Roman"/>
          <w:sz w:val="24"/>
          <w:szCs w:val="24"/>
        </w:rPr>
        <w:t>ing</w:t>
      </w:r>
      <w:r w:rsidRPr="00352466">
        <w:rPr>
          <w:rFonts w:ascii="Times New Roman" w:hAnsi="Times New Roman" w:cs="Times New Roman"/>
          <w:sz w:val="24"/>
          <w:szCs w:val="24"/>
        </w:rPr>
        <w:t xml:space="preserve"> </w:t>
      </w:r>
      <w:r w:rsidR="007B300F">
        <w:rPr>
          <w:rFonts w:ascii="Times New Roman" w:hAnsi="Times New Roman" w:cs="Times New Roman"/>
          <w:sz w:val="24"/>
          <w:szCs w:val="24"/>
        </w:rPr>
        <w:t>three</w:t>
      </w:r>
      <w:r w:rsidR="00B47821">
        <w:rPr>
          <w:rFonts w:ascii="Times New Roman" w:hAnsi="Times New Roman" w:cs="Times New Roman"/>
          <w:sz w:val="24"/>
          <w:szCs w:val="24"/>
        </w:rPr>
        <w:t xml:space="preserve"> </w:t>
      </w:r>
      <w:r w:rsidRPr="00352466">
        <w:rPr>
          <w:rFonts w:ascii="Times New Roman" w:hAnsi="Times New Roman" w:cs="Times New Roman"/>
          <w:sz w:val="24"/>
          <w:szCs w:val="24"/>
        </w:rPr>
        <w:t xml:space="preserve">heterogeneous pledge characteristics: carbon credit usage, interim plans, and completion dates. </w:t>
      </w:r>
      <w:r w:rsidR="006A1ACB">
        <w:rPr>
          <w:rFonts w:ascii="Times New Roman" w:hAnsi="Times New Roman" w:cs="Times New Roman"/>
          <w:sz w:val="24"/>
          <w:szCs w:val="24"/>
        </w:rPr>
        <w:t>U</w:t>
      </w:r>
      <w:r w:rsidR="006A1ACB" w:rsidRPr="00352466">
        <w:rPr>
          <w:rFonts w:ascii="Times New Roman" w:hAnsi="Times New Roman" w:cs="Times New Roman"/>
          <w:sz w:val="24"/>
          <w:szCs w:val="24"/>
        </w:rPr>
        <w:t>rgency is found to hurt companies’ stock prices</w:t>
      </w:r>
      <w:r w:rsidR="00542877">
        <w:rPr>
          <w:rFonts w:ascii="Times New Roman" w:hAnsi="Times New Roman" w:cs="Times New Roman"/>
          <w:sz w:val="24"/>
          <w:szCs w:val="24"/>
        </w:rPr>
        <w:t>,</w:t>
      </w:r>
      <w:r w:rsidR="006A1ACB">
        <w:rPr>
          <w:rFonts w:ascii="Times New Roman" w:hAnsi="Times New Roman" w:cs="Times New Roman"/>
          <w:sz w:val="24"/>
          <w:szCs w:val="24"/>
        </w:rPr>
        <w:t xml:space="preserve"> and p</w:t>
      </w:r>
      <w:r w:rsidR="00603FDB">
        <w:rPr>
          <w:rFonts w:ascii="Times New Roman" w:hAnsi="Times New Roman" w:cs="Times New Roman"/>
          <w:sz w:val="24"/>
          <w:szCs w:val="24"/>
        </w:rPr>
        <w:t>ledge i</w:t>
      </w:r>
      <w:r w:rsidRPr="00352466">
        <w:rPr>
          <w:rFonts w:ascii="Times New Roman" w:hAnsi="Times New Roman" w:cs="Times New Roman"/>
          <w:sz w:val="24"/>
          <w:szCs w:val="24"/>
        </w:rPr>
        <w:t xml:space="preserve">nformation is revealed to be pivotal, as more detailed plans receive reduced negative shocks. </w:t>
      </w:r>
      <w:r w:rsidR="006A1ACB">
        <w:rPr>
          <w:rFonts w:ascii="Times New Roman" w:hAnsi="Times New Roman" w:cs="Times New Roman"/>
          <w:sz w:val="24"/>
          <w:szCs w:val="24"/>
        </w:rPr>
        <w:t xml:space="preserve">Analysis </w:t>
      </w:r>
      <w:r w:rsidR="002314D9">
        <w:rPr>
          <w:rFonts w:ascii="Times New Roman" w:hAnsi="Times New Roman" w:cs="Times New Roman"/>
          <w:sz w:val="24"/>
          <w:szCs w:val="24"/>
        </w:rPr>
        <w:t>of</w:t>
      </w:r>
      <w:r w:rsidR="006A1ACB">
        <w:rPr>
          <w:rFonts w:ascii="Times New Roman" w:hAnsi="Times New Roman" w:cs="Times New Roman"/>
          <w:sz w:val="24"/>
          <w:szCs w:val="24"/>
        </w:rPr>
        <w:t xml:space="preserve"> p</w:t>
      </w:r>
      <w:r w:rsidRPr="00352466">
        <w:rPr>
          <w:rFonts w:ascii="Times New Roman" w:hAnsi="Times New Roman" w:cs="Times New Roman"/>
          <w:sz w:val="24"/>
          <w:szCs w:val="24"/>
        </w:rPr>
        <w:t xml:space="preserve">ledging’s effect on media attention </w:t>
      </w:r>
      <w:r w:rsidR="006A1ACB">
        <w:rPr>
          <w:rFonts w:ascii="Times New Roman" w:hAnsi="Times New Roman" w:cs="Times New Roman"/>
          <w:sz w:val="24"/>
          <w:szCs w:val="24"/>
        </w:rPr>
        <w:t>suggests</w:t>
      </w:r>
      <w:r w:rsidRPr="00352466">
        <w:rPr>
          <w:rFonts w:ascii="Times New Roman" w:hAnsi="Times New Roman" w:cs="Times New Roman"/>
          <w:sz w:val="24"/>
          <w:szCs w:val="24"/>
        </w:rPr>
        <w:t xml:space="preserve"> that companies that make carbon-neutral pledges receive fewer negative personal articles but more negative business articles. These stock and media findings are attributed to </w:t>
      </w:r>
      <w:r w:rsidR="0093570D">
        <w:rPr>
          <w:rFonts w:ascii="Times New Roman" w:hAnsi="Times New Roman" w:cs="Times New Roman"/>
          <w:sz w:val="24"/>
          <w:szCs w:val="24"/>
        </w:rPr>
        <w:t xml:space="preserve">investors' fear of dramatic changes in company focus, which outweighs the </w:t>
      </w:r>
      <w:r w:rsidRPr="00352466">
        <w:rPr>
          <w:rFonts w:ascii="Times New Roman" w:hAnsi="Times New Roman" w:cs="Times New Roman"/>
          <w:sz w:val="24"/>
          <w:szCs w:val="24"/>
        </w:rPr>
        <w:t>benefits of public praise.</w:t>
      </w:r>
    </w:p>
    <w:p w14:paraId="0CAB0ABC" w14:textId="3262252A" w:rsidR="00E80767" w:rsidRPr="00D61C86" w:rsidRDefault="00D61C86" w:rsidP="00D61C86">
      <w:pPr>
        <w:rPr>
          <w:rFonts w:ascii="Times New Roman" w:hAnsi="Times New Roman" w:cs="Times New Roman"/>
        </w:rPr>
      </w:pPr>
      <w:r>
        <w:rPr>
          <w:rFonts w:ascii="Times New Roman" w:hAnsi="Times New Roman" w:cs="Times New Roman"/>
        </w:rPr>
        <w:br w:type="page"/>
      </w:r>
    </w:p>
    <w:p w14:paraId="262375FC" w14:textId="2F5DC88D" w:rsidR="00794909" w:rsidRPr="00794909" w:rsidRDefault="00C14B31" w:rsidP="00794909">
      <w:pPr>
        <w:pStyle w:val="Heading2"/>
        <w:spacing w:after="240" w:line="480" w:lineRule="auto"/>
        <w:rPr>
          <w:rStyle w:val="apple-tab-span"/>
          <w:rFonts w:ascii="Times New Roman" w:hAnsi="Times New Roman" w:cs="Times New Roman"/>
          <w:b/>
          <w:bCs/>
          <w:sz w:val="24"/>
          <w:szCs w:val="24"/>
        </w:rPr>
      </w:pPr>
      <w:bookmarkStart w:id="1" w:name="_Toc195731895"/>
      <w:r w:rsidRPr="007B6C73">
        <w:rPr>
          <w:rFonts w:ascii="Times New Roman" w:hAnsi="Times New Roman" w:cs="Times New Roman"/>
          <w:b/>
          <w:bCs/>
          <w:sz w:val="24"/>
          <w:szCs w:val="24"/>
        </w:rPr>
        <w:lastRenderedPageBreak/>
        <w:t xml:space="preserve">1 </w:t>
      </w:r>
      <w:r w:rsidR="000F4F02" w:rsidRPr="007B6C73">
        <w:rPr>
          <w:rFonts w:ascii="Times New Roman" w:hAnsi="Times New Roman" w:cs="Times New Roman"/>
          <w:b/>
          <w:bCs/>
          <w:sz w:val="24"/>
          <w:szCs w:val="24"/>
        </w:rPr>
        <w:t>Introduction</w:t>
      </w:r>
      <w:bookmarkEnd w:id="1"/>
    </w:p>
    <w:p w14:paraId="55135012" w14:textId="434C84F5" w:rsidR="000F4F02" w:rsidRPr="007B6C73" w:rsidRDefault="000F4F02" w:rsidP="00794909">
      <w:pPr>
        <w:pStyle w:val="NormalWeb"/>
        <w:spacing w:before="0" w:beforeAutospacing="0" w:after="240" w:afterAutospacing="0" w:line="480" w:lineRule="auto"/>
        <w:ind w:firstLine="720"/>
      </w:pPr>
      <w:r w:rsidRPr="007B6C73">
        <w:rPr>
          <w:color w:val="000000"/>
        </w:rPr>
        <w:t>Selling products to consumers is a multi-layered endeavor that goes beyond promoting a product and has become intertwined with promoting a company, a brand, and a set of ideals. How a product is made, who the company supports, and how the company fits within the greater scope of the world are all important components to consumer decisions. This sentiment is explored in</w:t>
      </w:r>
      <w:r w:rsidR="00B47821">
        <w:rPr>
          <w:color w:val="000000"/>
        </w:rPr>
        <w:t xml:space="preserve"> 2024 </w:t>
      </w:r>
      <w:r w:rsidRPr="007B6C73">
        <w:rPr>
          <w:color w:val="000000"/>
        </w:rPr>
        <w:t>product branding studies that show that “81% of consumers need to trust a brand to consider buying and 65% of consumers say a brand’s CEO and employees influence their decision to buy” (Howarth</w:t>
      </w:r>
      <w:r w:rsidR="00581A4E">
        <w:rPr>
          <w:color w:val="000000"/>
        </w:rPr>
        <w:t xml:space="preserve"> 2024</w:t>
      </w:r>
      <w:r w:rsidRPr="007B6C73">
        <w:rPr>
          <w:color w:val="000000"/>
        </w:rPr>
        <w:t xml:space="preserve">). </w:t>
      </w:r>
      <w:r w:rsidR="00B47821">
        <w:rPr>
          <w:color w:val="000000"/>
        </w:rPr>
        <w:t xml:space="preserve">A </w:t>
      </w:r>
      <w:r w:rsidRPr="007B6C73">
        <w:rPr>
          <w:color w:val="000000"/>
        </w:rPr>
        <w:t xml:space="preserve">timely and influential action </w:t>
      </w:r>
      <w:r w:rsidR="00B47821">
        <w:rPr>
          <w:color w:val="000000"/>
        </w:rPr>
        <w:t>that has the opportunity to reflect the degree to which companies address consumer</w:t>
      </w:r>
      <w:r w:rsidRPr="007B6C73">
        <w:rPr>
          <w:color w:val="000000"/>
        </w:rPr>
        <w:t xml:space="preserve"> concerns </w:t>
      </w:r>
      <w:r w:rsidR="00462569">
        <w:rPr>
          <w:color w:val="000000"/>
        </w:rPr>
        <w:t xml:space="preserve">is </w:t>
      </w:r>
      <w:r w:rsidR="00B47821">
        <w:rPr>
          <w:color w:val="000000"/>
        </w:rPr>
        <w:t>the acknowledgment of</w:t>
      </w:r>
      <w:r w:rsidR="00462569">
        <w:rPr>
          <w:color w:val="000000"/>
        </w:rPr>
        <w:t xml:space="preserve"> company</w:t>
      </w:r>
      <w:r w:rsidR="00B47821">
        <w:rPr>
          <w:color w:val="000000"/>
        </w:rPr>
        <w:t xml:space="preserve"> </w:t>
      </w:r>
      <w:r w:rsidRPr="007B6C73">
        <w:rPr>
          <w:color w:val="000000"/>
        </w:rPr>
        <w:t xml:space="preserve">contributions to climate change. </w:t>
      </w:r>
      <w:r w:rsidR="00581A4E">
        <w:rPr>
          <w:color w:val="000000"/>
        </w:rPr>
        <w:t>Studies</w:t>
      </w:r>
      <w:r w:rsidRPr="007B6C73">
        <w:rPr>
          <w:color w:val="000000"/>
        </w:rPr>
        <w:t xml:space="preserve"> have</w:t>
      </w:r>
      <w:r w:rsidR="00581A4E">
        <w:rPr>
          <w:color w:val="000000"/>
        </w:rPr>
        <w:t xml:space="preserve"> also</w:t>
      </w:r>
      <w:r w:rsidRPr="007B6C73">
        <w:rPr>
          <w:color w:val="000000"/>
        </w:rPr>
        <w:t xml:space="preserve"> shown that “55% of consumers are willing to pay more for eco-friendly brands and 84% of customers say that poor environmental practices will alienate them from a brand or company” (Ruiz</w:t>
      </w:r>
      <w:r w:rsidR="00581A4E">
        <w:rPr>
          <w:color w:val="000000"/>
        </w:rPr>
        <w:t xml:space="preserve"> 2025</w:t>
      </w:r>
      <w:r w:rsidRPr="007B6C73">
        <w:rPr>
          <w:color w:val="000000"/>
        </w:rPr>
        <w:t>)</w:t>
      </w:r>
      <w:r w:rsidR="00F11EB7">
        <w:rPr>
          <w:color w:val="000000"/>
        </w:rPr>
        <w:t>,</w:t>
      </w:r>
      <w:r w:rsidR="004F6BCB">
        <w:rPr>
          <w:color w:val="000000"/>
        </w:rPr>
        <w:t xml:space="preserve"> suggesting that </w:t>
      </w:r>
      <w:r w:rsidR="00F11EB7">
        <w:rPr>
          <w:color w:val="000000"/>
        </w:rPr>
        <w:t>sustainability may be a worthy investment</w:t>
      </w:r>
      <w:r w:rsidRPr="007B6C73">
        <w:rPr>
          <w:color w:val="000000"/>
        </w:rPr>
        <w:t>.  </w:t>
      </w:r>
    </w:p>
    <w:p w14:paraId="60F3A12C" w14:textId="4C51E3CB" w:rsidR="000F4F02" w:rsidRPr="007B6C73" w:rsidRDefault="000F4F02" w:rsidP="0001508C">
      <w:pPr>
        <w:pStyle w:val="NormalWeb"/>
        <w:spacing w:before="0" w:beforeAutospacing="0" w:after="240" w:afterAutospacing="0" w:line="480" w:lineRule="auto"/>
      </w:pPr>
      <w:r w:rsidRPr="007B6C73">
        <w:rPr>
          <w:rStyle w:val="apple-tab-span"/>
          <w:color w:val="000000"/>
        </w:rPr>
        <w:tab/>
      </w:r>
      <w:r w:rsidRPr="007B6C73">
        <w:rPr>
          <w:color w:val="000000"/>
        </w:rPr>
        <w:t>A significant event that sparked demand for corporate eco-responsibility was the 2015 Paris Agreement. This conference resulted in a global target to “substantially reduce global greenhouse gas emissions to hold global temperature increase to well below 2°C above pre-industrial levels and pursue efforts to limit it to 1.5°C above pre-industrial levels” (</w:t>
      </w:r>
      <w:r w:rsidR="00B47821" w:rsidRPr="006579DF">
        <w:t>The Paris Agreement</w:t>
      </w:r>
      <w:r w:rsidRPr="007B6C73">
        <w:rPr>
          <w:color w:val="000000"/>
        </w:rPr>
        <w:t>). This brought specific attention to achieving a world-saving sustainability goal by focusing on greenhouse gas emissions and the impact of excess carbon in the atmosphere on global warming. Also in 2015, the UN launched Climate Neutral Now, a project that encouraged companies to commit to achieving a net-zero future by 2050 (</w:t>
      </w:r>
      <w:r w:rsidR="00B47821" w:rsidRPr="006579DF">
        <w:t>Climate Neutral Now</w:t>
      </w:r>
      <w:r w:rsidRPr="007B6C73">
        <w:rPr>
          <w:color w:val="000000"/>
        </w:rPr>
        <w:t xml:space="preserve">). By December 2020, 417 companies from the Forbes 2000 list had pledged net-zero carbon emission </w:t>
      </w:r>
      <w:r w:rsidRPr="007B6C73">
        <w:rPr>
          <w:color w:val="000000"/>
        </w:rPr>
        <w:lastRenderedPageBreak/>
        <w:t xml:space="preserve">targets, which grew to 702 in June 2022, and by June 2023, this collection grew to 923 </w:t>
      </w:r>
      <w:r w:rsidR="00B01B75" w:rsidRPr="007B6C73">
        <w:rPr>
          <w:color w:val="000000"/>
        </w:rPr>
        <w:t>companies (</w:t>
      </w:r>
      <w:r w:rsidR="00B47821" w:rsidRPr="006579DF">
        <w:t>Net Zero Targets</w:t>
      </w:r>
      <w:r w:rsidRPr="007B6C73">
        <w:rPr>
          <w:color w:val="000000"/>
        </w:rPr>
        <w:t>).</w:t>
      </w:r>
    </w:p>
    <w:p w14:paraId="7D7AFEA1" w14:textId="2090D98F" w:rsidR="000F4F02" w:rsidRPr="007B6C73" w:rsidRDefault="000F4F02" w:rsidP="0001508C">
      <w:pPr>
        <w:pStyle w:val="NormalWeb"/>
        <w:spacing w:before="0" w:beforeAutospacing="0" w:after="240" w:afterAutospacing="0" w:line="480" w:lineRule="auto"/>
        <w:ind w:firstLine="720"/>
      </w:pPr>
      <w:r w:rsidRPr="007B6C73">
        <w:rPr>
          <w:color w:val="000000"/>
        </w:rPr>
        <w:t xml:space="preserve">Making a carbon-neutral pledge generally requires companies to choose between two options. First, they can reduce their emissions through changes to </w:t>
      </w:r>
      <w:r w:rsidR="003E4780">
        <w:rPr>
          <w:color w:val="000000"/>
        </w:rPr>
        <w:t xml:space="preserve">their company processes, by modifying their production to use less fossil fuels and less energy, or </w:t>
      </w:r>
      <w:r w:rsidRPr="007B6C73">
        <w:rPr>
          <w:color w:val="000000"/>
        </w:rPr>
        <w:t>adapt</w:t>
      </w:r>
      <w:r w:rsidR="007B3BD6">
        <w:rPr>
          <w:color w:val="000000"/>
        </w:rPr>
        <w:t>ing</w:t>
      </w:r>
      <w:r w:rsidRPr="007B6C73">
        <w:rPr>
          <w:color w:val="000000"/>
        </w:rPr>
        <w:t xml:space="preserve"> </w:t>
      </w:r>
      <w:r w:rsidR="007B3BD6">
        <w:rPr>
          <w:color w:val="000000"/>
        </w:rPr>
        <w:t xml:space="preserve">away from </w:t>
      </w:r>
      <w:r w:rsidRPr="007B6C73">
        <w:rPr>
          <w:color w:val="000000"/>
        </w:rPr>
        <w:t xml:space="preserve">other indirect forms of emissions. Second, firms may purchase carbon credits, </w:t>
      </w:r>
      <w:r w:rsidR="00B47712">
        <w:rPr>
          <w:color w:val="000000"/>
        </w:rPr>
        <w:t xml:space="preserve">externalizing the issue, by </w:t>
      </w:r>
      <w:r w:rsidRPr="007B6C73">
        <w:rPr>
          <w:color w:val="000000"/>
        </w:rPr>
        <w:t>paying others to complete projects that store or remove carbon from the atmosphere. </w:t>
      </w:r>
      <w:r w:rsidR="00B47712">
        <w:rPr>
          <w:color w:val="000000"/>
        </w:rPr>
        <w:t xml:space="preserve">Most companies use a mix of both strategies. </w:t>
      </w:r>
    </w:p>
    <w:p w14:paraId="72876B09" w14:textId="2D34E30D" w:rsidR="000F4F02" w:rsidRPr="007B6C73" w:rsidRDefault="000F4F02" w:rsidP="0001508C">
      <w:pPr>
        <w:pStyle w:val="NormalWeb"/>
        <w:spacing w:before="0" w:beforeAutospacing="0" w:after="240" w:afterAutospacing="0" w:line="480" w:lineRule="auto"/>
        <w:ind w:firstLine="720"/>
      </w:pPr>
      <w:r w:rsidRPr="007B6C73">
        <w:rPr>
          <w:color w:val="000000"/>
        </w:rPr>
        <w:t xml:space="preserve">Theoretically, how shareholder value gets impacted by making and keeping a carbon pledge is ambiguous. On one hand, companies receive public praise for prioritizing </w:t>
      </w:r>
      <w:r w:rsidR="000A7314">
        <w:rPr>
          <w:color w:val="000000"/>
        </w:rPr>
        <w:t>adapting</w:t>
      </w:r>
      <w:r w:rsidRPr="007B6C73">
        <w:rPr>
          <w:color w:val="000000"/>
        </w:rPr>
        <w:t xml:space="preserve"> their business to benefit the world, which could result in added company value through additional consumers and business opportunities. On the other hand, investors and potential business partners may fear this change, as production efficiency may decrease with the increased focus on sustainable practices. Finding where the scales tip on the value of shareholder praise versus shareholder fear after sustainability pledges are announced is essential to understand how enticing these pledges are for companies to make, and </w:t>
      </w:r>
      <w:r w:rsidR="007A2A42" w:rsidRPr="007B6C73">
        <w:rPr>
          <w:color w:val="000000"/>
        </w:rPr>
        <w:t>to provide</w:t>
      </w:r>
      <w:r w:rsidRPr="007B6C73">
        <w:rPr>
          <w:color w:val="000000"/>
        </w:rPr>
        <w:t xml:space="preserve"> predictive information to interested shareholders. </w:t>
      </w:r>
    </w:p>
    <w:p w14:paraId="50221E8C" w14:textId="31193F4E" w:rsidR="000F4F02" w:rsidRPr="007B6C73" w:rsidRDefault="000F4F02" w:rsidP="0001508C">
      <w:pPr>
        <w:pStyle w:val="NormalWeb"/>
        <w:spacing w:before="0" w:beforeAutospacing="0" w:after="240" w:afterAutospacing="0" w:line="480" w:lineRule="auto"/>
        <w:ind w:firstLine="720"/>
      </w:pPr>
      <w:r w:rsidRPr="007B6C73">
        <w:rPr>
          <w:color w:val="000000"/>
        </w:rPr>
        <w:t xml:space="preserve">Additionally, the varying contents of carbon pledges hold value that could tip these scales. Companies that provide more detailed plans or look to hold themselves accountable will be taken more seriously, which again has the potential to earn more praise or scare investors into thinking that profits will be taken less as a priority. The urgency to complete these pledges also holds significance, as companies that aim to complete their pledge </w:t>
      </w:r>
      <w:r w:rsidR="009D033F">
        <w:rPr>
          <w:color w:val="000000"/>
        </w:rPr>
        <w:t>within</w:t>
      </w:r>
      <w:r w:rsidRPr="007B6C73">
        <w:rPr>
          <w:color w:val="000000"/>
        </w:rPr>
        <w:t xml:space="preserve"> a shorter timeline may </w:t>
      </w:r>
      <w:r w:rsidRPr="007B6C73">
        <w:rPr>
          <w:color w:val="000000"/>
        </w:rPr>
        <w:lastRenderedPageBreak/>
        <w:t xml:space="preserve">be more focused on changing their processes, again fostering the same dilemma of reception. This aforementioned dynamic between shareholder excitement and fear leads </w:t>
      </w:r>
      <w:r w:rsidR="009D033F">
        <w:rPr>
          <w:color w:val="000000"/>
        </w:rPr>
        <w:t>to</w:t>
      </w:r>
      <w:r w:rsidRPr="007B6C73">
        <w:rPr>
          <w:color w:val="000000"/>
        </w:rPr>
        <w:t xml:space="preserve"> the research question for this paper: </w:t>
      </w:r>
      <w:r w:rsidR="009D033F">
        <w:rPr>
          <w:color w:val="000000"/>
        </w:rPr>
        <w:t>How</w:t>
      </w:r>
      <w:r w:rsidRPr="007B6C73">
        <w:rPr>
          <w:color w:val="000000"/>
        </w:rPr>
        <w:t xml:space="preserve"> are the stock prices of companies that make carbon-neutral pledges affected</w:t>
      </w:r>
      <w:r w:rsidR="00821E9F">
        <w:rPr>
          <w:color w:val="000000"/>
        </w:rPr>
        <w:t xml:space="preserve"> </w:t>
      </w:r>
      <w:r w:rsidR="00C84F97">
        <w:rPr>
          <w:color w:val="000000"/>
        </w:rPr>
        <w:t>post-</w:t>
      </w:r>
      <w:r w:rsidR="00821E9F">
        <w:rPr>
          <w:color w:val="000000"/>
        </w:rPr>
        <w:t>pledg</w:t>
      </w:r>
      <w:r w:rsidR="00C84F97">
        <w:rPr>
          <w:color w:val="000000"/>
        </w:rPr>
        <w:t>e</w:t>
      </w:r>
      <w:r w:rsidRPr="007B6C73">
        <w:rPr>
          <w:color w:val="000000"/>
        </w:rPr>
        <w:t>, and how does this vary based on the company's commitment to use carbon credits, having an interim plan, and differing completion dates? </w:t>
      </w:r>
    </w:p>
    <w:p w14:paraId="47FAB873" w14:textId="02DCD404" w:rsidR="000F4F02" w:rsidRPr="007B6C73" w:rsidRDefault="000F4F02" w:rsidP="0001508C">
      <w:pPr>
        <w:pStyle w:val="NormalWeb"/>
        <w:spacing w:before="0" w:beforeAutospacing="0" w:after="240" w:afterAutospacing="0" w:line="480" w:lineRule="auto"/>
        <w:ind w:firstLine="720"/>
      </w:pPr>
      <w:r w:rsidRPr="007B6C73">
        <w:rPr>
          <w:color w:val="000000"/>
        </w:rPr>
        <w:t xml:space="preserve">I hypothesize that making carbon-neutral promises has a positive effect on future earnings. </w:t>
      </w:r>
      <w:r w:rsidR="00D55F51">
        <w:rPr>
          <w:color w:val="000000"/>
        </w:rPr>
        <w:t xml:space="preserve">Additionally, </w:t>
      </w:r>
      <w:r w:rsidR="00047596">
        <w:rPr>
          <w:color w:val="000000"/>
        </w:rPr>
        <w:t xml:space="preserve">I </w:t>
      </w:r>
      <w:r w:rsidR="00B47712">
        <w:rPr>
          <w:color w:val="000000"/>
        </w:rPr>
        <w:t>expect</w:t>
      </w:r>
      <w:r w:rsidR="00047596">
        <w:rPr>
          <w:color w:val="000000"/>
        </w:rPr>
        <w:t xml:space="preserve"> </w:t>
      </w:r>
      <w:r w:rsidR="00D55F51">
        <w:rPr>
          <w:color w:val="000000"/>
        </w:rPr>
        <w:t>c</w:t>
      </w:r>
      <w:r w:rsidRPr="007B6C73">
        <w:rPr>
          <w:color w:val="000000"/>
        </w:rPr>
        <w:t xml:space="preserve">ompanies that pledge to use carbon credits will experience less favorable stock price increases than those that do not. </w:t>
      </w:r>
      <w:r w:rsidR="00254BA1">
        <w:rPr>
          <w:color w:val="000000"/>
        </w:rPr>
        <w:t>Lastly</w:t>
      </w:r>
      <w:r w:rsidRPr="007B6C73">
        <w:rPr>
          <w:color w:val="000000"/>
        </w:rPr>
        <w:t>, those with interim and more urgent plans will likely experience a more positive reception, leading to stock price increases.</w:t>
      </w:r>
    </w:p>
    <w:p w14:paraId="7882FA93" w14:textId="717429B9" w:rsidR="000F4F02" w:rsidRPr="007B6C73" w:rsidRDefault="00B47712" w:rsidP="0001508C">
      <w:pPr>
        <w:pStyle w:val="NormalWeb"/>
        <w:spacing w:before="0" w:beforeAutospacing="0" w:after="240" w:afterAutospacing="0" w:line="480" w:lineRule="auto"/>
        <w:ind w:firstLine="720"/>
      </w:pPr>
      <w:r>
        <w:rPr>
          <w:color w:val="000000"/>
        </w:rPr>
        <w:t xml:space="preserve">This research question has been explored by previous literature, however, primarily on short-term outcomes. </w:t>
      </w:r>
      <w:r w:rsidR="000F4F02" w:rsidRPr="007B6C73">
        <w:rPr>
          <w:color w:val="000000"/>
        </w:rPr>
        <w:t>On the day of the promise, stock prices of the announcing companies have been found to rise compared to non</w:t>
      </w:r>
      <w:r w:rsidR="0001508C" w:rsidRPr="007B6C73">
        <w:rPr>
          <w:color w:val="000000"/>
        </w:rPr>
        <w:t>-</w:t>
      </w:r>
      <w:r w:rsidR="000F4F02" w:rsidRPr="007B6C73">
        <w:rPr>
          <w:color w:val="000000"/>
        </w:rPr>
        <w:t xml:space="preserve">pledging companies (Baur 2024). </w:t>
      </w:r>
      <w:r>
        <w:rPr>
          <w:color w:val="000000"/>
        </w:rPr>
        <w:t xml:space="preserve">However, beyond just the daily change, </w:t>
      </w:r>
      <w:proofErr w:type="spellStart"/>
      <w:r w:rsidR="000F4F02" w:rsidRPr="007B6C73">
        <w:rPr>
          <w:color w:val="000000"/>
        </w:rPr>
        <w:t>Xie</w:t>
      </w:r>
      <w:proofErr w:type="spellEnd"/>
      <w:r w:rsidR="000F4F02" w:rsidRPr="007B6C73">
        <w:rPr>
          <w:color w:val="000000"/>
        </w:rPr>
        <w:t xml:space="preserve"> et al. analyze the effect of carbon pledges from a 3-day to a 13-day window</w:t>
      </w:r>
      <w:r w:rsidR="00B20D20">
        <w:rPr>
          <w:color w:val="000000"/>
        </w:rPr>
        <w:t xml:space="preserve"> </w:t>
      </w:r>
      <w:r>
        <w:rPr>
          <w:color w:val="000000"/>
        </w:rPr>
        <w:t xml:space="preserve">and </w:t>
      </w:r>
      <w:r w:rsidR="000F4F02" w:rsidRPr="007B6C73">
        <w:rPr>
          <w:color w:val="000000"/>
        </w:rPr>
        <w:t xml:space="preserve">find that the average daily abnormal returns were generally negative but not statistically significant. </w:t>
      </w:r>
      <w:r>
        <w:rPr>
          <w:color w:val="000000"/>
        </w:rPr>
        <w:t>They also</w:t>
      </w:r>
      <w:r w:rsidR="000F4F02" w:rsidRPr="007B6C73">
        <w:rPr>
          <w:color w:val="000000"/>
        </w:rPr>
        <w:t xml:space="preserve"> discovered </w:t>
      </w:r>
      <w:r>
        <w:rPr>
          <w:color w:val="000000"/>
        </w:rPr>
        <w:t xml:space="preserve">that </w:t>
      </w:r>
      <w:r w:rsidR="000F4F02" w:rsidRPr="007B6C73">
        <w:rPr>
          <w:color w:val="000000"/>
        </w:rPr>
        <w:t xml:space="preserve">cumulative abnormal returns were statistically significant and negative within the studied </w:t>
      </w:r>
      <w:r w:rsidR="00204E5B">
        <w:rPr>
          <w:color w:val="000000"/>
        </w:rPr>
        <w:t>periods</w:t>
      </w:r>
      <w:r w:rsidR="000F4F02" w:rsidRPr="007B6C73">
        <w:rPr>
          <w:color w:val="000000"/>
        </w:rPr>
        <w:t xml:space="preserve"> </w:t>
      </w:r>
      <w:r w:rsidR="0047039C">
        <w:rPr>
          <w:color w:val="000000"/>
        </w:rPr>
        <w:t>(</w:t>
      </w:r>
      <w:proofErr w:type="spellStart"/>
      <w:r w:rsidR="0047039C">
        <w:rPr>
          <w:color w:val="000000"/>
        </w:rPr>
        <w:t>Xie</w:t>
      </w:r>
      <w:proofErr w:type="spellEnd"/>
      <w:r w:rsidR="00862B9B">
        <w:rPr>
          <w:color w:val="000000"/>
        </w:rPr>
        <w:t xml:space="preserve"> 20</w:t>
      </w:r>
      <w:r w:rsidR="00E26077">
        <w:rPr>
          <w:color w:val="000000"/>
        </w:rPr>
        <w:t>23</w:t>
      </w:r>
      <w:r w:rsidR="0047039C">
        <w:rPr>
          <w:color w:val="000000"/>
        </w:rPr>
        <w:t xml:space="preserve">). </w:t>
      </w:r>
      <w:r w:rsidR="000F4F02" w:rsidRPr="007B6C73">
        <w:rPr>
          <w:color w:val="000000"/>
        </w:rPr>
        <w:t>These results mean that daily market reactions to pledged companies were slightly negative and insignificant compared to the rest of the market</w:t>
      </w:r>
      <w:r>
        <w:rPr>
          <w:color w:val="000000"/>
        </w:rPr>
        <w:t xml:space="preserve"> during these windows</w:t>
      </w:r>
      <w:r w:rsidR="000F4F02" w:rsidRPr="007B6C73">
        <w:rPr>
          <w:color w:val="000000"/>
        </w:rPr>
        <w:t>; however, the negative effects added up over time to create significant cumulative negative differences. Therefore, pledging companies were found to experience negative stock returns in a short-term period. </w:t>
      </w:r>
    </w:p>
    <w:p w14:paraId="03F70BDB" w14:textId="5D4A7B81" w:rsidR="003474DC" w:rsidRPr="007B6C73" w:rsidRDefault="000F4F02" w:rsidP="0001508C">
      <w:pPr>
        <w:pStyle w:val="NormalWeb"/>
        <w:spacing w:before="0" w:beforeAutospacing="0" w:after="240" w:afterAutospacing="0" w:line="480" w:lineRule="auto"/>
        <w:ind w:firstLine="720"/>
        <w:rPr>
          <w:color w:val="000000"/>
        </w:rPr>
      </w:pPr>
      <w:r w:rsidRPr="007B6C73">
        <w:rPr>
          <w:color w:val="000000"/>
        </w:rPr>
        <w:t xml:space="preserve">My analysis </w:t>
      </w:r>
      <w:r w:rsidR="00B47712">
        <w:rPr>
          <w:color w:val="000000"/>
        </w:rPr>
        <w:t>builds upon this literature by analyzing</w:t>
      </w:r>
      <w:r w:rsidRPr="007B6C73">
        <w:rPr>
          <w:color w:val="000000"/>
        </w:rPr>
        <w:t xml:space="preserve"> the yearly effects </w:t>
      </w:r>
      <w:r w:rsidR="00B47712">
        <w:rPr>
          <w:color w:val="000000"/>
        </w:rPr>
        <w:t xml:space="preserve">of carbon pledging </w:t>
      </w:r>
      <w:r w:rsidRPr="007B6C73">
        <w:rPr>
          <w:color w:val="000000"/>
        </w:rPr>
        <w:t>on stock price</w:t>
      </w:r>
      <w:r w:rsidR="00B47712">
        <w:rPr>
          <w:color w:val="000000"/>
        </w:rPr>
        <w:t xml:space="preserve">. </w:t>
      </w:r>
      <w:r w:rsidRPr="007B6C73">
        <w:rPr>
          <w:color w:val="000000"/>
        </w:rPr>
        <w:t xml:space="preserve">Because this is a relatively new phenomenon, work on </w:t>
      </w:r>
      <w:r w:rsidR="00473D17">
        <w:rPr>
          <w:color w:val="000000"/>
        </w:rPr>
        <w:t xml:space="preserve">the general effect of </w:t>
      </w:r>
      <w:r w:rsidR="00473D17">
        <w:rPr>
          <w:color w:val="000000"/>
        </w:rPr>
        <w:lastRenderedPageBreak/>
        <w:t xml:space="preserve">carbon pledging </w:t>
      </w:r>
      <w:r w:rsidRPr="007B6C73">
        <w:rPr>
          <w:color w:val="000000"/>
        </w:rPr>
        <w:t xml:space="preserve">on yearly stock prices has yet to be published. I further differentiate from existing literature by analyzing pledge content heterogeneity. As an additional experiment, I briefly touch on media attention </w:t>
      </w:r>
      <w:r w:rsidR="00AE1609">
        <w:rPr>
          <w:color w:val="000000"/>
        </w:rPr>
        <w:t>trends</w:t>
      </w:r>
      <w:r w:rsidRPr="007B6C73">
        <w:rPr>
          <w:color w:val="000000"/>
        </w:rPr>
        <w:t xml:space="preserve"> </w:t>
      </w:r>
      <w:r w:rsidR="00AE1609">
        <w:rPr>
          <w:color w:val="000000"/>
        </w:rPr>
        <w:t>after</w:t>
      </w:r>
      <w:r w:rsidRPr="007B6C73">
        <w:rPr>
          <w:color w:val="000000"/>
        </w:rPr>
        <w:t xml:space="preserve"> making a carbon pledge.</w:t>
      </w:r>
    </w:p>
    <w:p w14:paraId="68BA44FF" w14:textId="2A3F2FC1" w:rsidR="003474DC" w:rsidRPr="007B6C73" w:rsidRDefault="00D1528B" w:rsidP="0031649C">
      <w:pPr>
        <w:pStyle w:val="Heading2"/>
        <w:spacing w:after="240" w:line="480" w:lineRule="auto"/>
        <w:rPr>
          <w:rFonts w:ascii="Times New Roman" w:eastAsia="Times New Roman" w:hAnsi="Times New Roman" w:cs="Times New Roman"/>
          <w:b/>
          <w:bCs/>
          <w:sz w:val="24"/>
          <w:szCs w:val="24"/>
        </w:rPr>
      </w:pPr>
      <w:bookmarkStart w:id="2" w:name="_Toc195731896"/>
      <w:r w:rsidRPr="007B6C73">
        <w:rPr>
          <w:rFonts w:ascii="Times New Roman" w:eastAsia="Times New Roman" w:hAnsi="Times New Roman" w:cs="Times New Roman"/>
          <w:b/>
          <w:bCs/>
          <w:sz w:val="24"/>
          <w:szCs w:val="24"/>
        </w:rPr>
        <w:t xml:space="preserve">2 </w:t>
      </w:r>
      <w:r w:rsidR="003474DC" w:rsidRPr="007B6C73">
        <w:rPr>
          <w:rFonts w:ascii="Times New Roman" w:eastAsia="Times New Roman" w:hAnsi="Times New Roman" w:cs="Times New Roman"/>
          <w:b/>
          <w:bCs/>
          <w:sz w:val="24"/>
          <w:szCs w:val="24"/>
        </w:rPr>
        <w:t>Data</w:t>
      </w:r>
      <w:bookmarkEnd w:id="2"/>
      <w:r w:rsidR="003474DC" w:rsidRPr="007B6C73">
        <w:rPr>
          <w:rFonts w:ascii="Times New Roman" w:eastAsia="Times New Roman" w:hAnsi="Times New Roman" w:cs="Times New Roman"/>
          <w:b/>
          <w:bCs/>
          <w:sz w:val="24"/>
          <w:szCs w:val="24"/>
        </w:rPr>
        <w:t> </w:t>
      </w:r>
    </w:p>
    <w:p w14:paraId="10507684" w14:textId="257B75BD" w:rsidR="003474DC" w:rsidRPr="007B6C73" w:rsidRDefault="00B47712" w:rsidP="0001508C">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With</w:t>
      </w:r>
      <w:r w:rsidR="003474DC" w:rsidRPr="007B6C7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undergraduate stock price data limitations</w:t>
      </w:r>
      <w:r w:rsidR="003474DC" w:rsidRPr="007B6C73">
        <w:rPr>
          <w:rFonts w:ascii="Times New Roman" w:eastAsia="Times New Roman" w:hAnsi="Times New Roman" w:cs="Times New Roman"/>
          <w:color w:val="000000"/>
          <w:sz w:val="24"/>
          <w:szCs w:val="24"/>
        </w:rPr>
        <w:t xml:space="preserve">, it was essential to find a manageable sample size </w:t>
      </w:r>
      <w:r>
        <w:rPr>
          <w:rFonts w:ascii="Times New Roman" w:eastAsia="Times New Roman" w:hAnsi="Times New Roman" w:cs="Times New Roman"/>
          <w:color w:val="000000"/>
          <w:sz w:val="24"/>
          <w:szCs w:val="24"/>
        </w:rPr>
        <w:t>representing</w:t>
      </w:r>
      <w:r w:rsidR="003474DC" w:rsidRPr="007B6C7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impact of </w:t>
      </w:r>
      <w:r w:rsidR="003474DC" w:rsidRPr="007B6C73">
        <w:rPr>
          <w:rFonts w:ascii="Times New Roman" w:eastAsia="Times New Roman" w:hAnsi="Times New Roman" w:cs="Times New Roman"/>
          <w:color w:val="000000"/>
          <w:sz w:val="24"/>
          <w:szCs w:val="24"/>
        </w:rPr>
        <w:t xml:space="preserve">companies making promises that would affect their public image. To get a complete dataset, I used </w:t>
      </w:r>
      <w:r>
        <w:rPr>
          <w:rFonts w:ascii="Times New Roman" w:eastAsia="Times New Roman" w:hAnsi="Times New Roman" w:cs="Times New Roman"/>
          <w:color w:val="000000"/>
          <w:sz w:val="24"/>
          <w:szCs w:val="24"/>
        </w:rPr>
        <w:t>four</w:t>
      </w:r>
      <w:r w:rsidR="003474DC" w:rsidRPr="007B6C73">
        <w:rPr>
          <w:rFonts w:ascii="Times New Roman" w:eastAsia="Times New Roman" w:hAnsi="Times New Roman" w:cs="Times New Roman"/>
          <w:color w:val="000000"/>
          <w:sz w:val="24"/>
          <w:szCs w:val="24"/>
        </w:rPr>
        <w:t xml:space="preserve"> sources of data: the first to obtain a sample of visible companies, the second to create a treatment group and explore heterogeneous characteristics, and the third and fourth to obtain outcome variable data. </w:t>
      </w:r>
    </w:p>
    <w:p w14:paraId="07E9C8F9" w14:textId="46B11B79" w:rsidR="003474DC" w:rsidRPr="007B6C73" w:rsidRDefault="00802634" w:rsidP="0031649C">
      <w:pPr>
        <w:pStyle w:val="Heading2"/>
        <w:spacing w:after="240" w:line="480" w:lineRule="auto"/>
        <w:rPr>
          <w:rFonts w:ascii="Times New Roman" w:hAnsi="Times New Roman" w:cs="Times New Roman"/>
          <w:i/>
          <w:iCs/>
          <w:sz w:val="24"/>
          <w:szCs w:val="24"/>
        </w:rPr>
      </w:pPr>
      <w:bookmarkStart w:id="3" w:name="_Toc195731897"/>
      <w:r w:rsidRPr="007B6C73">
        <w:rPr>
          <w:rFonts w:ascii="Times New Roman" w:hAnsi="Times New Roman" w:cs="Times New Roman"/>
          <w:i/>
          <w:iCs/>
          <w:sz w:val="24"/>
          <w:szCs w:val="24"/>
        </w:rPr>
        <w:t xml:space="preserve">2.1 </w:t>
      </w:r>
      <w:r w:rsidR="003474DC" w:rsidRPr="007B6C73">
        <w:rPr>
          <w:rFonts w:ascii="Times New Roman" w:hAnsi="Times New Roman" w:cs="Times New Roman"/>
          <w:i/>
          <w:iCs/>
          <w:sz w:val="24"/>
          <w:szCs w:val="24"/>
        </w:rPr>
        <w:t>Creation of Sample Data</w:t>
      </w:r>
      <w:bookmarkEnd w:id="3"/>
    </w:p>
    <w:p w14:paraId="717970AE" w14:textId="6EBA9F8A" w:rsidR="003474DC" w:rsidRPr="007B6C73" w:rsidRDefault="003474DC" w:rsidP="0001508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The first dataset </w:t>
      </w:r>
      <w:r w:rsidR="00AE1609">
        <w:rPr>
          <w:rFonts w:ascii="Times New Roman" w:eastAsia="Times New Roman" w:hAnsi="Times New Roman" w:cs="Times New Roman"/>
          <w:color w:val="000000"/>
          <w:sz w:val="24"/>
          <w:szCs w:val="24"/>
        </w:rPr>
        <w:t xml:space="preserve">used for analysis </w:t>
      </w:r>
      <w:r w:rsidRPr="007B6C73">
        <w:rPr>
          <w:rFonts w:ascii="Times New Roman" w:eastAsia="Times New Roman" w:hAnsi="Times New Roman" w:cs="Times New Roman"/>
          <w:color w:val="000000"/>
          <w:sz w:val="24"/>
          <w:szCs w:val="24"/>
        </w:rPr>
        <w:t xml:space="preserve">is scraped reputation data from the </w:t>
      </w:r>
      <w:proofErr w:type="spellStart"/>
      <w:r w:rsidRPr="007B6C73">
        <w:rPr>
          <w:rFonts w:ascii="Times New Roman" w:eastAsia="Times New Roman" w:hAnsi="Times New Roman" w:cs="Times New Roman"/>
          <w:color w:val="000000"/>
          <w:sz w:val="24"/>
          <w:szCs w:val="24"/>
        </w:rPr>
        <w:t>Axios</w:t>
      </w:r>
      <w:proofErr w:type="spellEnd"/>
      <w:r w:rsidRPr="007B6C73">
        <w:rPr>
          <w:rFonts w:ascii="Times New Roman" w:eastAsia="Times New Roman" w:hAnsi="Times New Roman" w:cs="Times New Roman"/>
          <w:color w:val="000000"/>
          <w:sz w:val="24"/>
          <w:szCs w:val="24"/>
        </w:rPr>
        <w:t xml:space="preserve"> Harris Poll 100. From 2019 to 2024, this poll compiles the </w:t>
      </w:r>
      <w:r w:rsidR="007B300F">
        <w:rPr>
          <w:rFonts w:ascii="Times New Roman" w:eastAsia="Times New Roman" w:hAnsi="Times New Roman" w:cs="Times New Roman"/>
          <w:color w:val="000000"/>
          <w:sz w:val="24"/>
          <w:szCs w:val="24"/>
        </w:rPr>
        <w:t>yearly</w:t>
      </w:r>
      <w:r w:rsidR="007B300F" w:rsidRPr="007B6C73">
        <w:rPr>
          <w:rFonts w:ascii="Times New Roman" w:eastAsia="Times New Roman" w:hAnsi="Times New Roman" w:cs="Times New Roman"/>
          <w:color w:val="000000"/>
          <w:sz w:val="24"/>
          <w:szCs w:val="24"/>
        </w:rPr>
        <w:t xml:space="preserve"> </w:t>
      </w:r>
      <w:r w:rsidRPr="007B6C73">
        <w:rPr>
          <w:rFonts w:ascii="Times New Roman" w:eastAsia="Times New Roman" w:hAnsi="Times New Roman" w:cs="Times New Roman"/>
          <w:color w:val="000000"/>
          <w:sz w:val="24"/>
          <w:szCs w:val="24"/>
        </w:rPr>
        <w:t>top 100 “most visible” companies and ranks them by their perceived reputation. The most recent survey (2024) used 16,500 Americans from a nationally representative sample and surveyed them from March 6th to 18th, 2024. The participants were asked to name four companies, two with the highest reputation and two with the lowest. These results were compiled into a list of the top 100 nominated companies, which were then rated by reputation score by a separate group of respondents</w:t>
      </w:r>
      <w:r w:rsidR="007B300A">
        <w:rPr>
          <w:rFonts w:ascii="Times New Roman" w:eastAsia="Times New Roman" w:hAnsi="Times New Roman" w:cs="Times New Roman"/>
          <w:color w:val="000000"/>
          <w:sz w:val="24"/>
          <w:szCs w:val="24"/>
        </w:rPr>
        <w:t xml:space="preserve"> (</w:t>
      </w:r>
      <w:proofErr w:type="spellStart"/>
      <w:r w:rsidR="007B300A">
        <w:rPr>
          <w:rFonts w:ascii="Times New Roman" w:eastAsia="Times New Roman" w:hAnsi="Times New Roman" w:cs="Times New Roman"/>
          <w:color w:val="000000"/>
          <w:sz w:val="24"/>
          <w:szCs w:val="24"/>
        </w:rPr>
        <w:t>Axios</w:t>
      </w:r>
      <w:proofErr w:type="spellEnd"/>
      <w:r w:rsidR="007B300A">
        <w:rPr>
          <w:rFonts w:ascii="Times New Roman" w:eastAsia="Times New Roman" w:hAnsi="Times New Roman" w:cs="Times New Roman"/>
          <w:color w:val="000000"/>
          <w:sz w:val="24"/>
          <w:szCs w:val="24"/>
        </w:rPr>
        <w:t xml:space="preserve"> 2024)</w:t>
      </w:r>
      <w:r w:rsidR="007B300F">
        <w:rPr>
          <w:rFonts w:ascii="Times New Roman" w:eastAsia="Times New Roman" w:hAnsi="Times New Roman" w:cs="Times New Roman"/>
          <w:color w:val="000000"/>
          <w:sz w:val="24"/>
          <w:szCs w:val="24"/>
        </w:rPr>
        <w:t>.</w:t>
      </w:r>
      <w:r w:rsidR="007B300A">
        <w:rPr>
          <w:rFonts w:ascii="Times New Roman" w:eastAsia="Times New Roman" w:hAnsi="Times New Roman" w:cs="Times New Roman"/>
          <w:color w:val="000000"/>
          <w:sz w:val="24"/>
          <w:szCs w:val="24"/>
        </w:rPr>
        <w:t xml:space="preserve"> </w:t>
      </w:r>
      <w:r w:rsidRPr="007B6C73">
        <w:rPr>
          <w:rFonts w:ascii="Times New Roman" w:eastAsia="Times New Roman" w:hAnsi="Times New Roman" w:cs="Times New Roman"/>
          <w:color w:val="000000"/>
          <w:sz w:val="24"/>
          <w:szCs w:val="24"/>
        </w:rPr>
        <w:t>This produced 178 companies</w:t>
      </w:r>
      <w:r w:rsidR="007B300F">
        <w:rPr>
          <w:rFonts w:ascii="Times New Roman" w:eastAsia="Times New Roman" w:hAnsi="Times New Roman" w:cs="Times New Roman"/>
          <w:color w:val="000000"/>
          <w:sz w:val="24"/>
          <w:szCs w:val="24"/>
        </w:rPr>
        <w:t xml:space="preserve"> </w:t>
      </w:r>
      <w:r w:rsidRPr="007B6C73">
        <w:rPr>
          <w:rFonts w:ascii="Times New Roman" w:eastAsia="Times New Roman" w:hAnsi="Times New Roman" w:cs="Times New Roman"/>
          <w:color w:val="000000"/>
          <w:sz w:val="24"/>
          <w:szCs w:val="24"/>
        </w:rPr>
        <w:t>listed at least once from 2019 to 2024.</w:t>
      </w:r>
    </w:p>
    <w:p w14:paraId="154C09B5" w14:textId="711ACDC0" w:rsidR="003474DC" w:rsidRPr="007B6C73" w:rsidRDefault="003474DC" w:rsidP="0001508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For this paper, </w:t>
      </w:r>
      <w:r w:rsidR="007B300F">
        <w:rPr>
          <w:rFonts w:ascii="Times New Roman" w:eastAsia="Times New Roman" w:hAnsi="Times New Roman" w:cs="Times New Roman"/>
          <w:color w:val="000000"/>
          <w:sz w:val="24"/>
          <w:szCs w:val="24"/>
        </w:rPr>
        <w:t>the sample</w:t>
      </w:r>
      <w:r w:rsidRPr="007B6C73">
        <w:rPr>
          <w:rFonts w:ascii="Times New Roman" w:eastAsia="Times New Roman" w:hAnsi="Times New Roman" w:cs="Times New Roman"/>
          <w:color w:val="000000"/>
          <w:sz w:val="24"/>
          <w:szCs w:val="24"/>
        </w:rPr>
        <w:t xml:space="preserve"> </w:t>
      </w:r>
      <w:r w:rsidR="007B300F" w:rsidRPr="007B6C73">
        <w:rPr>
          <w:rFonts w:ascii="Times New Roman" w:eastAsia="Times New Roman" w:hAnsi="Times New Roman" w:cs="Times New Roman"/>
          <w:color w:val="000000"/>
          <w:sz w:val="24"/>
          <w:szCs w:val="24"/>
        </w:rPr>
        <w:t>was</w:t>
      </w:r>
      <w:r w:rsidRPr="007B6C73">
        <w:rPr>
          <w:rFonts w:ascii="Times New Roman" w:eastAsia="Times New Roman" w:hAnsi="Times New Roman" w:cs="Times New Roman"/>
          <w:color w:val="000000"/>
          <w:sz w:val="24"/>
          <w:szCs w:val="24"/>
        </w:rPr>
        <w:t xml:space="preserve"> subset </w:t>
      </w:r>
      <w:r w:rsidR="007B300F">
        <w:rPr>
          <w:rFonts w:ascii="Times New Roman" w:eastAsia="Times New Roman" w:hAnsi="Times New Roman" w:cs="Times New Roman"/>
          <w:color w:val="000000"/>
          <w:sz w:val="24"/>
          <w:szCs w:val="24"/>
        </w:rPr>
        <w:t>to companies</w:t>
      </w:r>
      <w:r w:rsidRPr="007B6C73">
        <w:rPr>
          <w:rFonts w:ascii="Times New Roman" w:eastAsia="Times New Roman" w:hAnsi="Times New Roman" w:cs="Times New Roman"/>
          <w:color w:val="000000"/>
          <w:sz w:val="24"/>
          <w:szCs w:val="24"/>
        </w:rPr>
        <w:t xml:space="preserve"> that appeared on the poll more </w:t>
      </w:r>
      <w:r w:rsidR="007B300F">
        <w:rPr>
          <w:rFonts w:ascii="Times New Roman" w:eastAsia="Times New Roman" w:hAnsi="Times New Roman" w:cs="Times New Roman"/>
          <w:color w:val="000000"/>
          <w:sz w:val="24"/>
          <w:szCs w:val="24"/>
        </w:rPr>
        <w:t xml:space="preserve">than once, </w:t>
      </w:r>
      <w:r w:rsidRPr="007B6C73">
        <w:rPr>
          <w:rFonts w:ascii="Times New Roman" w:eastAsia="Times New Roman" w:hAnsi="Times New Roman" w:cs="Times New Roman"/>
          <w:color w:val="000000"/>
          <w:sz w:val="24"/>
          <w:szCs w:val="24"/>
        </w:rPr>
        <w:t>to avoid fluke year</w:t>
      </w:r>
      <w:r w:rsidR="007B300F">
        <w:rPr>
          <w:rFonts w:ascii="Times New Roman" w:eastAsia="Times New Roman" w:hAnsi="Times New Roman" w:cs="Times New Roman"/>
          <w:color w:val="000000"/>
          <w:sz w:val="24"/>
          <w:szCs w:val="24"/>
        </w:rPr>
        <w:t>s i</w:t>
      </w:r>
      <w:r w:rsidRPr="007B6C73">
        <w:rPr>
          <w:rFonts w:ascii="Times New Roman" w:eastAsia="Times New Roman" w:hAnsi="Times New Roman" w:cs="Times New Roman"/>
          <w:color w:val="000000"/>
          <w:sz w:val="24"/>
          <w:szCs w:val="24"/>
        </w:rPr>
        <w:t xml:space="preserve">n visibility. For companies that had parent companies, the </w:t>
      </w:r>
      <w:r w:rsidR="007B300F">
        <w:rPr>
          <w:rFonts w:ascii="Times New Roman" w:eastAsia="Times New Roman" w:hAnsi="Times New Roman" w:cs="Times New Roman"/>
          <w:color w:val="000000"/>
          <w:sz w:val="24"/>
          <w:szCs w:val="24"/>
        </w:rPr>
        <w:t>latter</w:t>
      </w:r>
      <w:r w:rsidRPr="007B6C73">
        <w:rPr>
          <w:rFonts w:ascii="Times New Roman" w:eastAsia="Times New Roman" w:hAnsi="Times New Roman" w:cs="Times New Roman"/>
          <w:color w:val="000000"/>
          <w:sz w:val="24"/>
          <w:szCs w:val="24"/>
        </w:rPr>
        <w:t xml:space="preserve"> were used for analysis. This smaller group consisted of 116 </w:t>
      </w:r>
      <w:proofErr w:type="spellStart"/>
      <w:r w:rsidRPr="007B6C73">
        <w:rPr>
          <w:rFonts w:ascii="Times New Roman" w:eastAsia="Times New Roman" w:hAnsi="Times New Roman" w:cs="Times New Roman"/>
          <w:color w:val="000000"/>
          <w:sz w:val="24"/>
          <w:szCs w:val="24"/>
        </w:rPr>
        <w:t>subset</w:t>
      </w:r>
      <w:r w:rsidR="002C63EB">
        <w:rPr>
          <w:rFonts w:ascii="Times New Roman" w:eastAsia="Times New Roman" w:hAnsi="Times New Roman" w:cs="Times New Roman"/>
          <w:color w:val="000000"/>
          <w:sz w:val="24"/>
          <w:szCs w:val="24"/>
        </w:rPr>
        <w:t>t</w:t>
      </w:r>
      <w:r w:rsidRPr="007B6C73">
        <w:rPr>
          <w:rFonts w:ascii="Times New Roman" w:eastAsia="Times New Roman" w:hAnsi="Times New Roman" w:cs="Times New Roman"/>
          <w:color w:val="000000"/>
          <w:sz w:val="24"/>
          <w:szCs w:val="24"/>
        </w:rPr>
        <w:t>ed</w:t>
      </w:r>
      <w:proofErr w:type="spellEnd"/>
      <w:r w:rsidRPr="007B6C73">
        <w:rPr>
          <w:rFonts w:ascii="Times New Roman" w:eastAsia="Times New Roman" w:hAnsi="Times New Roman" w:cs="Times New Roman"/>
          <w:color w:val="000000"/>
          <w:sz w:val="24"/>
          <w:szCs w:val="24"/>
        </w:rPr>
        <w:t xml:space="preserve"> companies. </w:t>
      </w:r>
    </w:p>
    <w:p w14:paraId="738808FE" w14:textId="6EEAF475" w:rsidR="003474DC" w:rsidRPr="007B6C73" w:rsidRDefault="00802634" w:rsidP="0031649C">
      <w:pPr>
        <w:pStyle w:val="Heading2"/>
        <w:spacing w:after="240" w:line="480" w:lineRule="auto"/>
        <w:rPr>
          <w:rFonts w:ascii="Times New Roman" w:hAnsi="Times New Roman" w:cs="Times New Roman"/>
          <w:i/>
          <w:iCs/>
          <w:sz w:val="24"/>
          <w:szCs w:val="24"/>
        </w:rPr>
      </w:pPr>
      <w:bookmarkStart w:id="4" w:name="_Toc195731898"/>
      <w:r w:rsidRPr="007B6C73">
        <w:rPr>
          <w:rFonts w:ascii="Times New Roman" w:hAnsi="Times New Roman" w:cs="Times New Roman"/>
          <w:i/>
          <w:iCs/>
          <w:sz w:val="24"/>
          <w:szCs w:val="24"/>
        </w:rPr>
        <w:lastRenderedPageBreak/>
        <w:t xml:space="preserve">2.2 </w:t>
      </w:r>
      <w:r w:rsidR="003474DC" w:rsidRPr="007B6C73">
        <w:rPr>
          <w:rFonts w:ascii="Times New Roman" w:hAnsi="Times New Roman" w:cs="Times New Roman"/>
          <w:i/>
          <w:iCs/>
          <w:sz w:val="24"/>
          <w:szCs w:val="24"/>
        </w:rPr>
        <w:t>Carbon Neutral Tracker</w:t>
      </w:r>
      <w:bookmarkEnd w:id="4"/>
    </w:p>
    <w:p w14:paraId="2A1EB063" w14:textId="2BCE29C0" w:rsidR="003474DC" w:rsidRPr="007B6C73" w:rsidRDefault="007B300F" w:rsidP="008E1D42">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sidR="003474DC" w:rsidRPr="007B6C73">
        <w:rPr>
          <w:rFonts w:ascii="Times New Roman" w:eastAsia="Times New Roman" w:hAnsi="Times New Roman" w:cs="Times New Roman"/>
          <w:color w:val="000000"/>
          <w:sz w:val="24"/>
          <w:szCs w:val="24"/>
        </w:rPr>
        <w:t>Carbon Neutral Tracker</w:t>
      </w:r>
      <w:r>
        <w:rPr>
          <w:rFonts w:ascii="Times New Roman" w:eastAsia="Times New Roman" w:hAnsi="Times New Roman" w:cs="Times New Roman"/>
          <w:color w:val="000000"/>
          <w:sz w:val="24"/>
          <w:szCs w:val="24"/>
        </w:rPr>
        <w:t xml:space="preserve"> data</w:t>
      </w:r>
      <w:r w:rsidR="003474DC" w:rsidRPr="007B6C73">
        <w:rPr>
          <w:rFonts w:ascii="Times New Roman" w:eastAsia="Times New Roman" w:hAnsi="Times New Roman" w:cs="Times New Roman"/>
          <w:color w:val="000000"/>
          <w:sz w:val="24"/>
          <w:szCs w:val="24"/>
        </w:rPr>
        <w:t xml:space="preserve"> contains various carbon-neutral tracking </w:t>
      </w:r>
      <w:r w:rsidR="002C63EB">
        <w:rPr>
          <w:rFonts w:ascii="Times New Roman" w:eastAsia="Times New Roman" w:hAnsi="Times New Roman" w:cs="Times New Roman"/>
          <w:color w:val="000000"/>
          <w:sz w:val="24"/>
          <w:szCs w:val="24"/>
        </w:rPr>
        <w:t>variables</w:t>
      </w:r>
      <w:r w:rsidR="003474DC" w:rsidRPr="007B6C73">
        <w:rPr>
          <w:rFonts w:ascii="Times New Roman" w:eastAsia="Times New Roman" w:hAnsi="Times New Roman" w:cs="Times New Roman"/>
          <w:color w:val="000000"/>
          <w:sz w:val="24"/>
          <w:szCs w:val="24"/>
        </w:rPr>
        <w:t xml:space="preserve"> </w:t>
      </w:r>
      <w:r w:rsidR="000C6908">
        <w:rPr>
          <w:rFonts w:ascii="Times New Roman" w:eastAsia="Times New Roman" w:hAnsi="Times New Roman" w:cs="Times New Roman"/>
          <w:color w:val="000000"/>
          <w:sz w:val="24"/>
          <w:szCs w:val="24"/>
        </w:rPr>
        <w:t>for</w:t>
      </w:r>
      <w:r w:rsidR="003474DC" w:rsidRPr="007B6C73">
        <w:rPr>
          <w:rFonts w:ascii="Times New Roman" w:eastAsia="Times New Roman" w:hAnsi="Times New Roman" w:cs="Times New Roman"/>
          <w:color w:val="000000"/>
          <w:sz w:val="24"/>
          <w:szCs w:val="24"/>
        </w:rPr>
        <w:t xml:space="preserve"> 4,168 companies. Of the 116 companies from the sample data set, Carbon Neutral Tracker contains 98. The main variables of interest were ‘End Year’, which shows the type of sustainability commitments, </w:t>
      </w:r>
      <w:r>
        <w:rPr>
          <w:rFonts w:ascii="Times New Roman" w:eastAsia="Times New Roman" w:hAnsi="Times New Roman" w:cs="Times New Roman"/>
          <w:color w:val="000000"/>
          <w:sz w:val="24"/>
          <w:szCs w:val="24"/>
        </w:rPr>
        <w:t>‘</w:t>
      </w:r>
      <w:r w:rsidR="003474DC" w:rsidRPr="007B6C73">
        <w:rPr>
          <w:rFonts w:ascii="Times New Roman" w:eastAsia="Times New Roman" w:hAnsi="Times New Roman" w:cs="Times New Roman"/>
          <w:color w:val="000000"/>
          <w:sz w:val="24"/>
          <w:szCs w:val="24"/>
        </w:rPr>
        <w:t>Carbon Credits,</w:t>
      </w:r>
      <w:r>
        <w:rPr>
          <w:rFonts w:ascii="Times New Roman" w:eastAsia="Times New Roman" w:hAnsi="Times New Roman" w:cs="Times New Roman"/>
          <w:color w:val="000000"/>
          <w:sz w:val="24"/>
          <w:szCs w:val="24"/>
        </w:rPr>
        <w:t>’</w:t>
      </w:r>
      <w:r w:rsidR="003474DC" w:rsidRPr="007B6C73">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w:t>
      </w:r>
      <w:r w:rsidR="003474DC" w:rsidRPr="007B6C73">
        <w:rPr>
          <w:rFonts w:ascii="Times New Roman" w:eastAsia="Times New Roman" w:hAnsi="Times New Roman" w:cs="Times New Roman"/>
          <w:color w:val="000000"/>
          <w:sz w:val="24"/>
          <w:szCs w:val="24"/>
        </w:rPr>
        <w:t>Interim Target.</w:t>
      </w:r>
      <w:r>
        <w:rPr>
          <w:rFonts w:ascii="Times New Roman" w:eastAsia="Times New Roman" w:hAnsi="Times New Roman" w:cs="Times New Roman"/>
          <w:color w:val="000000"/>
          <w:sz w:val="24"/>
          <w:szCs w:val="24"/>
        </w:rPr>
        <w:t>’</w:t>
      </w:r>
      <w:r w:rsidR="003474DC" w:rsidRPr="007B6C73">
        <w:rPr>
          <w:rFonts w:ascii="Times New Roman" w:eastAsia="Times New Roman" w:hAnsi="Times New Roman" w:cs="Times New Roman"/>
          <w:color w:val="000000"/>
          <w:sz w:val="24"/>
          <w:szCs w:val="24"/>
        </w:rPr>
        <w:t xml:space="preserve"> The dates of the first carbon-neutral pledge and completion date were scraped from sustainability reports and news articles. One company was dropped (Subaru) due to unclear carbon pledge dates, leaving the sample at 97 companies. Companies that were listed as “Net zero”, “Carbon neutral(</w:t>
      </w:r>
      <w:proofErr w:type="spellStart"/>
      <w:r w:rsidR="003474DC" w:rsidRPr="007B6C73">
        <w:rPr>
          <w:rFonts w:ascii="Times New Roman" w:eastAsia="Times New Roman" w:hAnsi="Times New Roman" w:cs="Times New Roman"/>
          <w:color w:val="000000"/>
          <w:sz w:val="24"/>
          <w:szCs w:val="24"/>
        </w:rPr>
        <w:t>ity</w:t>
      </w:r>
      <w:proofErr w:type="spellEnd"/>
      <w:r w:rsidR="003474DC" w:rsidRPr="007B6C73">
        <w:rPr>
          <w:rFonts w:ascii="Times New Roman" w:eastAsia="Times New Roman" w:hAnsi="Times New Roman" w:cs="Times New Roman"/>
          <w:color w:val="000000"/>
          <w:sz w:val="24"/>
          <w:szCs w:val="24"/>
        </w:rPr>
        <w:t xml:space="preserve">)”, “Zero </w:t>
      </w:r>
      <w:r>
        <w:rPr>
          <w:rFonts w:ascii="Times New Roman" w:eastAsia="Times New Roman" w:hAnsi="Times New Roman" w:cs="Times New Roman"/>
          <w:color w:val="000000"/>
          <w:sz w:val="24"/>
          <w:szCs w:val="24"/>
        </w:rPr>
        <w:t>Emissions”, “Climate Neutral”, or “Zero Emissions” were listed as treatment.</w:t>
      </w:r>
      <w:r w:rsidR="003474DC" w:rsidRPr="007B6C7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Those</w:t>
      </w:r>
      <w:r w:rsidR="003474DC" w:rsidRPr="007B6C73">
        <w:rPr>
          <w:rFonts w:ascii="Times New Roman" w:eastAsia="Times New Roman" w:hAnsi="Times New Roman" w:cs="Times New Roman"/>
          <w:color w:val="000000"/>
          <w:sz w:val="24"/>
          <w:szCs w:val="24"/>
        </w:rPr>
        <w:t xml:space="preserve"> listed as “Emissions reduction target” or “No Target” were listed as controls. </w:t>
      </w:r>
      <w:r w:rsidR="00740CF6">
        <w:rPr>
          <w:rFonts w:ascii="Times New Roman" w:eastAsia="Times New Roman" w:hAnsi="Times New Roman" w:cs="Times New Roman"/>
          <w:color w:val="000000"/>
          <w:sz w:val="24"/>
          <w:szCs w:val="24"/>
        </w:rPr>
        <w:t>Emission reductions were differentiated fr</w:t>
      </w:r>
      <w:r w:rsidR="004E3212">
        <w:rPr>
          <w:rFonts w:ascii="Times New Roman" w:eastAsia="Times New Roman" w:hAnsi="Times New Roman" w:cs="Times New Roman"/>
          <w:color w:val="000000"/>
          <w:sz w:val="24"/>
          <w:szCs w:val="24"/>
        </w:rPr>
        <w:t>o</w:t>
      </w:r>
      <w:r w:rsidR="00740CF6">
        <w:rPr>
          <w:rFonts w:ascii="Times New Roman" w:eastAsia="Times New Roman" w:hAnsi="Times New Roman" w:cs="Times New Roman"/>
          <w:color w:val="000000"/>
          <w:sz w:val="24"/>
          <w:szCs w:val="24"/>
        </w:rPr>
        <w:t>m the rest of the sustainability commitments</w:t>
      </w:r>
      <w:r w:rsidR="00BF57F3">
        <w:rPr>
          <w:rFonts w:ascii="Times New Roman" w:eastAsia="Times New Roman" w:hAnsi="Times New Roman" w:cs="Times New Roman"/>
          <w:color w:val="000000"/>
          <w:sz w:val="24"/>
          <w:szCs w:val="24"/>
        </w:rPr>
        <w:t xml:space="preserve"> above </w:t>
      </w:r>
      <w:r w:rsidR="007728A0">
        <w:rPr>
          <w:rFonts w:ascii="Times New Roman" w:eastAsia="Times New Roman" w:hAnsi="Times New Roman" w:cs="Times New Roman"/>
          <w:color w:val="000000"/>
          <w:sz w:val="24"/>
          <w:szCs w:val="24"/>
        </w:rPr>
        <w:t xml:space="preserve">because these companies were not a part of the </w:t>
      </w:r>
      <w:r w:rsidR="00BF57F3">
        <w:rPr>
          <w:rFonts w:ascii="Times New Roman" w:eastAsia="Times New Roman" w:hAnsi="Times New Roman" w:cs="Times New Roman"/>
          <w:color w:val="000000"/>
          <w:sz w:val="24"/>
          <w:szCs w:val="24"/>
        </w:rPr>
        <w:t xml:space="preserve">trend to pledge carbon-neutrality by at least 2050. </w:t>
      </w:r>
      <w:r w:rsidR="003474DC" w:rsidRPr="007B6C73">
        <w:rPr>
          <w:rFonts w:ascii="Times New Roman" w:eastAsia="Times New Roman" w:hAnsi="Times New Roman" w:cs="Times New Roman"/>
          <w:color w:val="000000"/>
          <w:sz w:val="24"/>
          <w:szCs w:val="24"/>
        </w:rPr>
        <w:t>Table 1 shows the distribution of types of commitments.</w:t>
      </w:r>
    </w:p>
    <w:p w14:paraId="15D2C656" w14:textId="58272D49" w:rsidR="003474DC" w:rsidRPr="007B6C73" w:rsidRDefault="003474DC" w:rsidP="00DA30CC">
      <w:pPr>
        <w:spacing w:after="240" w:line="480" w:lineRule="auto"/>
        <w:jc w:val="center"/>
        <w:rPr>
          <w:rFonts w:ascii="Times New Roman" w:eastAsia="Times New Roman" w:hAnsi="Times New Roman" w:cs="Times New Roman"/>
          <w:sz w:val="24"/>
          <w:szCs w:val="24"/>
        </w:rPr>
      </w:pPr>
      <w:r w:rsidRPr="007B6C73">
        <w:rPr>
          <w:rFonts w:ascii="Times New Roman" w:eastAsia="Times New Roman" w:hAnsi="Times New Roman" w:cs="Times New Roman"/>
          <w:noProof/>
          <w:color w:val="000000"/>
          <w:sz w:val="24"/>
          <w:szCs w:val="24"/>
          <w:bdr w:val="none" w:sz="0" w:space="0" w:color="auto" w:frame="1"/>
        </w:rPr>
        <w:drawing>
          <wp:inline distT="0" distB="0" distL="0" distR="0" wp14:anchorId="60250816" wp14:editId="7ABC612A">
            <wp:extent cx="3428138" cy="32956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2722" cy="3367351"/>
                    </a:xfrm>
                    <a:prstGeom prst="rect">
                      <a:avLst/>
                    </a:prstGeom>
                    <a:noFill/>
                    <a:ln>
                      <a:noFill/>
                    </a:ln>
                  </pic:spPr>
                </pic:pic>
              </a:graphicData>
            </a:graphic>
          </wp:inline>
        </w:drawing>
      </w:r>
    </w:p>
    <w:p w14:paraId="39940ACF" w14:textId="5476DC36" w:rsidR="003474DC" w:rsidRPr="007B6C73" w:rsidRDefault="00802634" w:rsidP="0031649C">
      <w:pPr>
        <w:pStyle w:val="Heading2"/>
        <w:spacing w:after="240" w:line="480" w:lineRule="auto"/>
        <w:rPr>
          <w:rFonts w:ascii="Times New Roman" w:hAnsi="Times New Roman" w:cs="Times New Roman"/>
          <w:i/>
          <w:iCs/>
          <w:sz w:val="24"/>
          <w:szCs w:val="24"/>
        </w:rPr>
      </w:pPr>
      <w:bookmarkStart w:id="5" w:name="_Toc195731899"/>
      <w:r w:rsidRPr="007B6C73">
        <w:rPr>
          <w:rFonts w:ascii="Times New Roman" w:hAnsi="Times New Roman" w:cs="Times New Roman"/>
          <w:i/>
          <w:iCs/>
          <w:sz w:val="24"/>
          <w:szCs w:val="24"/>
        </w:rPr>
        <w:lastRenderedPageBreak/>
        <w:t xml:space="preserve">2.3 </w:t>
      </w:r>
      <w:r w:rsidR="003474DC" w:rsidRPr="007B6C73">
        <w:rPr>
          <w:rFonts w:ascii="Times New Roman" w:hAnsi="Times New Roman" w:cs="Times New Roman"/>
          <w:i/>
          <w:iCs/>
          <w:sz w:val="24"/>
          <w:szCs w:val="24"/>
        </w:rPr>
        <w:t>Stock and Media Dat</w:t>
      </w:r>
      <w:r w:rsidRPr="007B6C73">
        <w:rPr>
          <w:rFonts w:ascii="Times New Roman" w:hAnsi="Times New Roman" w:cs="Times New Roman"/>
          <w:i/>
          <w:iCs/>
          <w:sz w:val="24"/>
          <w:szCs w:val="24"/>
        </w:rPr>
        <w:t>a</w:t>
      </w:r>
      <w:bookmarkEnd w:id="5"/>
    </w:p>
    <w:p w14:paraId="716BC8AF" w14:textId="21955889" w:rsidR="003474DC" w:rsidRPr="007B6C73" w:rsidRDefault="003474DC" w:rsidP="0001508C">
      <w:pPr>
        <w:spacing w:after="240" w:line="480" w:lineRule="auto"/>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ab/>
        <w:t xml:space="preserve">82 of the sustainability sample's “most visible” companies were public, a characteristic necessary for </w:t>
      </w:r>
      <w:r w:rsidR="004C37A8">
        <w:rPr>
          <w:rFonts w:ascii="Times New Roman" w:eastAsia="Times New Roman" w:hAnsi="Times New Roman" w:cs="Times New Roman"/>
          <w:color w:val="000000"/>
          <w:sz w:val="24"/>
          <w:szCs w:val="24"/>
        </w:rPr>
        <w:t xml:space="preserve">NYSE </w:t>
      </w:r>
      <w:r w:rsidRPr="007B6C73">
        <w:rPr>
          <w:rFonts w:ascii="Times New Roman" w:eastAsia="Times New Roman" w:hAnsi="Times New Roman" w:cs="Times New Roman"/>
          <w:color w:val="000000"/>
          <w:sz w:val="24"/>
          <w:szCs w:val="24"/>
        </w:rPr>
        <w:t>stock price</w:t>
      </w:r>
      <w:r w:rsidR="004C37A8">
        <w:rPr>
          <w:rFonts w:ascii="Times New Roman" w:eastAsia="Times New Roman" w:hAnsi="Times New Roman" w:cs="Times New Roman"/>
          <w:color w:val="000000"/>
          <w:sz w:val="24"/>
          <w:szCs w:val="24"/>
        </w:rPr>
        <w:t>s</w:t>
      </w:r>
      <w:r w:rsidRPr="007B6C73">
        <w:rPr>
          <w:rFonts w:ascii="Times New Roman" w:eastAsia="Times New Roman" w:hAnsi="Times New Roman" w:cs="Times New Roman"/>
          <w:color w:val="000000"/>
          <w:sz w:val="24"/>
          <w:szCs w:val="24"/>
        </w:rPr>
        <w:t>. Average stock data from 2018</w:t>
      </w:r>
      <w:r w:rsidR="007B300F" w:rsidRPr="007B6C73">
        <w:rPr>
          <w:rFonts w:ascii="Times New Roman" w:eastAsia="Times New Roman" w:hAnsi="Times New Roman" w:cs="Times New Roman"/>
          <w:color w:val="000000"/>
          <w:sz w:val="24"/>
          <w:szCs w:val="24"/>
        </w:rPr>
        <w:t xml:space="preserve"> to </w:t>
      </w:r>
      <w:r w:rsidRPr="007B6C73">
        <w:rPr>
          <w:rFonts w:ascii="Times New Roman" w:eastAsia="Times New Roman" w:hAnsi="Times New Roman" w:cs="Times New Roman"/>
          <w:color w:val="000000"/>
          <w:sz w:val="24"/>
          <w:szCs w:val="24"/>
        </w:rPr>
        <w:t>2024 was collected using the site Macrotrend</w:t>
      </w:r>
      <w:r w:rsidR="003A3E17">
        <w:rPr>
          <w:rFonts w:ascii="Times New Roman" w:eastAsia="Times New Roman" w:hAnsi="Times New Roman" w:cs="Times New Roman"/>
          <w:color w:val="000000"/>
          <w:sz w:val="24"/>
          <w:szCs w:val="24"/>
        </w:rPr>
        <w:t>s</w:t>
      </w:r>
      <w:r w:rsidRPr="007B6C73">
        <w:rPr>
          <w:rFonts w:ascii="Times New Roman" w:eastAsia="Times New Roman" w:hAnsi="Times New Roman" w:cs="Times New Roman"/>
          <w:color w:val="000000"/>
          <w:sz w:val="24"/>
          <w:szCs w:val="24"/>
        </w:rPr>
        <w:t xml:space="preserve">. Table 2 shows the effect of </w:t>
      </w:r>
      <w:proofErr w:type="spellStart"/>
      <w:r w:rsidRPr="007B6C73">
        <w:rPr>
          <w:rFonts w:ascii="Times New Roman" w:eastAsia="Times New Roman" w:hAnsi="Times New Roman" w:cs="Times New Roman"/>
          <w:color w:val="000000"/>
          <w:sz w:val="24"/>
          <w:szCs w:val="24"/>
        </w:rPr>
        <w:t>subsetting</w:t>
      </w:r>
      <w:proofErr w:type="spellEnd"/>
      <w:r w:rsidRPr="007B6C73">
        <w:rPr>
          <w:rFonts w:ascii="Times New Roman" w:eastAsia="Times New Roman" w:hAnsi="Times New Roman" w:cs="Times New Roman"/>
          <w:color w:val="000000"/>
          <w:sz w:val="24"/>
          <w:szCs w:val="24"/>
        </w:rPr>
        <w:t xml:space="preserve"> to just public companies on the treatment and control groups. Table 3 shows summary statistics </w:t>
      </w:r>
      <w:r w:rsidR="003A3E17">
        <w:rPr>
          <w:rFonts w:ascii="Times New Roman" w:eastAsia="Times New Roman" w:hAnsi="Times New Roman" w:cs="Times New Roman"/>
          <w:color w:val="000000"/>
          <w:sz w:val="24"/>
          <w:szCs w:val="24"/>
        </w:rPr>
        <w:t xml:space="preserve">on </w:t>
      </w:r>
      <w:r w:rsidRPr="007B6C73">
        <w:rPr>
          <w:rFonts w:ascii="Times New Roman" w:eastAsia="Times New Roman" w:hAnsi="Times New Roman" w:cs="Times New Roman"/>
          <w:color w:val="000000"/>
          <w:sz w:val="24"/>
          <w:szCs w:val="24"/>
        </w:rPr>
        <w:t>the distribution of carbon pledge</w:t>
      </w:r>
      <w:r w:rsidR="002E3A9E">
        <w:rPr>
          <w:rFonts w:ascii="Times New Roman" w:eastAsia="Times New Roman" w:hAnsi="Times New Roman" w:cs="Times New Roman"/>
          <w:color w:val="000000"/>
          <w:sz w:val="24"/>
          <w:szCs w:val="24"/>
        </w:rPr>
        <w:t xml:space="preserve"> characteristics</w:t>
      </w:r>
      <w:r w:rsidRPr="007B6C73">
        <w:rPr>
          <w:rFonts w:ascii="Times New Roman" w:eastAsia="Times New Roman" w:hAnsi="Times New Roman" w:cs="Times New Roman"/>
          <w:color w:val="000000"/>
          <w:sz w:val="24"/>
          <w:szCs w:val="24"/>
        </w:rPr>
        <w:t xml:space="preserve"> </w:t>
      </w:r>
      <w:r w:rsidR="00C3329B">
        <w:rPr>
          <w:rFonts w:ascii="Times New Roman" w:eastAsia="Times New Roman" w:hAnsi="Times New Roman" w:cs="Times New Roman"/>
          <w:color w:val="000000"/>
          <w:sz w:val="24"/>
          <w:szCs w:val="24"/>
        </w:rPr>
        <w:t>for</w:t>
      </w:r>
      <w:r w:rsidRPr="007B6C73">
        <w:rPr>
          <w:rFonts w:ascii="Times New Roman" w:eastAsia="Times New Roman" w:hAnsi="Times New Roman" w:cs="Times New Roman"/>
          <w:color w:val="000000"/>
          <w:sz w:val="24"/>
          <w:szCs w:val="24"/>
        </w:rPr>
        <w:t xml:space="preserve"> the treated </w:t>
      </w:r>
      <w:r w:rsidR="00C3329B">
        <w:rPr>
          <w:rFonts w:ascii="Times New Roman" w:eastAsia="Times New Roman" w:hAnsi="Times New Roman" w:cs="Times New Roman"/>
          <w:color w:val="000000"/>
          <w:sz w:val="24"/>
          <w:szCs w:val="24"/>
        </w:rPr>
        <w:t>public companies</w:t>
      </w:r>
      <w:r w:rsidRPr="007B6C73">
        <w:rPr>
          <w:rFonts w:ascii="Times New Roman" w:eastAsia="Times New Roman" w:hAnsi="Times New Roman" w:cs="Times New Roman"/>
          <w:color w:val="000000"/>
          <w:sz w:val="24"/>
          <w:szCs w:val="24"/>
        </w:rPr>
        <w:t>. </w:t>
      </w:r>
    </w:p>
    <w:p w14:paraId="229E6740" w14:textId="0C19B142" w:rsidR="003474DC" w:rsidRPr="007B6C73" w:rsidRDefault="003474DC" w:rsidP="0001508C">
      <w:pPr>
        <w:spacing w:after="240" w:line="480" w:lineRule="auto"/>
        <w:jc w:val="center"/>
        <w:rPr>
          <w:rFonts w:ascii="Times New Roman" w:eastAsia="Times New Roman" w:hAnsi="Times New Roman" w:cs="Times New Roman"/>
          <w:sz w:val="24"/>
          <w:szCs w:val="24"/>
        </w:rPr>
      </w:pPr>
      <w:r w:rsidRPr="007B6C73">
        <w:rPr>
          <w:rFonts w:ascii="Times New Roman" w:eastAsia="Times New Roman" w:hAnsi="Times New Roman" w:cs="Times New Roman"/>
          <w:noProof/>
          <w:color w:val="000000"/>
          <w:sz w:val="24"/>
          <w:szCs w:val="24"/>
          <w:bdr w:val="none" w:sz="0" w:space="0" w:color="auto" w:frame="1"/>
        </w:rPr>
        <w:drawing>
          <wp:inline distT="0" distB="0" distL="0" distR="0" wp14:anchorId="07B41B8B" wp14:editId="0B055B7D">
            <wp:extent cx="3127679"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2971" cy="3053487"/>
                    </a:xfrm>
                    <a:prstGeom prst="rect">
                      <a:avLst/>
                    </a:prstGeom>
                    <a:noFill/>
                    <a:ln>
                      <a:noFill/>
                    </a:ln>
                  </pic:spPr>
                </pic:pic>
              </a:graphicData>
            </a:graphic>
          </wp:inline>
        </w:drawing>
      </w:r>
    </w:p>
    <w:p w14:paraId="34C5A1A8" w14:textId="218BC381" w:rsidR="003474DC" w:rsidRPr="007B6C73" w:rsidRDefault="003474DC" w:rsidP="00694520">
      <w:pPr>
        <w:spacing w:after="240" w:line="480" w:lineRule="auto"/>
        <w:jc w:val="center"/>
        <w:rPr>
          <w:rFonts w:ascii="Times New Roman" w:eastAsia="Times New Roman" w:hAnsi="Times New Roman" w:cs="Times New Roman"/>
          <w:sz w:val="24"/>
          <w:szCs w:val="24"/>
        </w:rPr>
      </w:pPr>
      <w:r w:rsidRPr="007B6C73">
        <w:rPr>
          <w:rFonts w:ascii="Times New Roman" w:eastAsia="Times New Roman" w:hAnsi="Times New Roman" w:cs="Times New Roman"/>
          <w:noProof/>
          <w:color w:val="000000"/>
          <w:sz w:val="24"/>
          <w:szCs w:val="24"/>
          <w:bdr w:val="none" w:sz="0" w:space="0" w:color="auto" w:frame="1"/>
        </w:rPr>
        <w:drawing>
          <wp:inline distT="0" distB="0" distL="0" distR="0" wp14:anchorId="23915061" wp14:editId="434F4554">
            <wp:extent cx="4962525" cy="243212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5569" cy="2443422"/>
                    </a:xfrm>
                    <a:prstGeom prst="rect">
                      <a:avLst/>
                    </a:prstGeom>
                    <a:noFill/>
                    <a:ln>
                      <a:noFill/>
                    </a:ln>
                  </pic:spPr>
                </pic:pic>
              </a:graphicData>
            </a:graphic>
          </wp:inline>
        </w:drawing>
      </w:r>
    </w:p>
    <w:p w14:paraId="1CD76A19" w14:textId="2FCE0AE9" w:rsidR="003474DC" w:rsidRPr="007B6C73" w:rsidRDefault="003474DC" w:rsidP="0001508C">
      <w:pPr>
        <w:spacing w:after="240" w:line="480" w:lineRule="auto"/>
        <w:ind w:firstLine="720"/>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lastRenderedPageBreak/>
        <w:t xml:space="preserve">All 97 companies were analyzed for media analysis. For each company, the company name (or a specific name for companies like Progressive Insurance) was searched in Nexis Uni to produce the total number of news articles, </w:t>
      </w:r>
      <w:r w:rsidR="003A3E17">
        <w:rPr>
          <w:rFonts w:ascii="Times New Roman" w:eastAsia="Times New Roman" w:hAnsi="Times New Roman" w:cs="Times New Roman"/>
          <w:color w:val="000000"/>
          <w:sz w:val="24"/>
          <w:szCs w:val="24"/>
        </w:rPr>
        <w:t xml:space="preserve">negative business articles, and </w:t>
      </w:r>
      <w:r w:rsidRPr="007B6C73">
        <w:rPr>
          <w:rFonts w:ascii="Times New Roman" w:eastAsia="Times New Roman" w:hAnsi="Times New Roman" w:cs="Times New Roman"/>
          <w:color w:val="000000"/>
          <w:sz w:val="24"/>
          <w:szCs w:val="24"/>
        </w:rPr>
        <w:t xml:space="preserve">negative personal articles. This data was collected from 2018 to 2024, and negative </w:t>
      </w:r>
      <w:r w:rsidR="009E4917">
        <w:rPr>
          <w:rFonts w:ascii="Times New Roman" w:eastAsia="Times New Roman" w:hAnsi="Times New Roman" w:cs="Times New Roman"/>
          <w:color w:val="000000"/>
          <w:sz w:val="24"/>
          <w:szCs w:val="24"/>
        </w:rPr>
        <w:t xml:space="preserve">business and personal </w:t>
      </w:r>
      <w:r w:rsidRPr="007B6C73">
        <w:rPr>
          <w:rFonts w:ascii="Times New Roman" w:eastAsia="Times New Roman" w:hAnsi="Times New Roman" w:cs="Times New Roman"/>
          <w:color w:val="000000"/>
          <w:sz w:val="24"/>
          <w:szCs w:val="24"/>
        </w:rPr>
        <w:t>articles were calculated as percentages of total articles. </w:t>
      </w:r>
    </w:p>
    <w:p w14:paraId="755E9EC4" w14:textId="0A45FC87" w:rsidR="00C31DB1" w:rsidRPr="00DA30CC" w:rsidRDefault="006E0FBA" w:rsidP="0031649C">
      <w:pPr>
        <w:pStyle w:val="Heading2"/>
        <w:spacing w:after="240" w:line="480" w:lineRule="auto"/>
        <w:rPr>
          <w:rFonts w:ascii="Times New Roman" w:eastAsia="Times New Roman" w:hAnsi="Times New Roman" w:cs="Times New Roman"/>
          <w:b/>
          <w:bCs/>
          <w:sz w:val="24"/>
          <w:szCs w:val="24"/>
        </w:rPr>
      </w:pPr>
      <w:bookmarkStart w:id="6" w:name="_Toc195731900"/>
      <w:r w:rsidRPr="00DA30CC">
        <w:rPr>
          <w:rFonts w:ascii="Times New Roman" w:eastAsia="Times New Roman" w:hAnsi="Times New Roman" w:cs="Times New Roman"/>
          <w:b/>
          <w:bCs/>
          <w:sz w:val="24"/>
          <w:szCs w:val="24"/>
        </w:rPr>
        <w:t xml:space="preserve">3 </w:t>
      </w:r>
      <w:r w:rsidR="00C31DB1" w:rsidRPr="00DA30CC">
        <w:rPr>
          <w:rFonts w:ascii="Times New Roman" w:eastAsia="Times New Roman" w:hAnsi="Times New Roman" w:cs="Times New Roman"/>
          <w:b/>
          <w:bCs/>
          <w:sz w:val="24"/>
          <w:szCs w:val="24"/>
        </w:rPr>
        <w:t>Methods:</w:t>
      </w:r>
      <w:bookmarkEnd w:id="6"/>
      <w:r w:rsidR="00C31DB1" w:rsidRPr="00DA30CC">
        <w:rPr>
          <w:rFonts w:ascii="Times New Roman" w:eastAsia="Times New Roman" w:hAnsi="Times New Roman" w:cs="Times New Roman"/>
          <w:b/>
          <w:bCs/>
          <w:sz w:val="24"/>
          <w:szCs w:val="24"/>
        </w:rPr>
        <w:t xml:space="preserve"> </w:t>
      </w:r>
    </w:p>
    <w:p w14:paraId="0BD1BC0A" w14:textId="157A4A47" w:rsidR="00C31DB1" w:rsidRPr="007B6C73" w:rsidRDefault="00C31DB1" w:rsidP="0001508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To analyze the effect of corporate carbon neutrality on stock price, I use a difference-in-difference design to differentiate the impact of carbon neutrality </w:t>
      </w:r>
      <w:r w:rsidR="00530904">
        <w:rPr>
          <w:rFonts w:ascii="Times New Roman" w:eastAsia="Times New Roman" w:hAnsi="Times New Roman" w:cs="Times New Roman"/>
          <w:color w:val="000000"/>
          <w:sz w:val="24"/>
          <w:szCs w:val="24"/>
        </w:rPr>
        <w:t xml:space="preserve">from </w:t>
      </w:r>
      <w:r w:rsidRPr="007B6C73">
        <w:rPr>
          <w:rFonts w:ascii="Times New Roman" w:eastAsia="Times New Roman" w:hAnsi="Times New Roman" w:cs="Times New Roman"/>
          <w:color w:val="000000"/>
          <w:sz w:val="24"/>
          <w:szCs w:val="24"/>
        </w:rPr>
        <w:t>emission reductions or having no sustainability target. </w:t>
      </w:r>
    </w:p>
    <w:p w14:paraId="08278927" w14:textId="69F8C74B" w:rsidR="00C31DB1" w:rsidRPr="007B6C73" w:rsidRDefault="00EA1AF6" w:rsidP="0031649C">
      <w:pPr>
        <w:pStyle w:val="Heading2"/>
        <w:spacing w:before="0" w:after="240" w:line="480" w:lineRule="auto"/>
        <w:rPr>
          <w:rFonts w:ascii="Times New Roman" w:hAnsi="Times New Roman" w:cs="Times New Roman"/>
          <w:i/>
          <w:iCs/>
          <w:sz w:val="24"/>
          <w:szCs w:val="24"/>
        </w:rPr>
      </w:pPr>
      <w:bookmarkStart w:id="7" w:name="_Toc195731901"/>
      <w:r w:rsidRPr="007B6C73">
        <w:rPr>
          <w:rFonts w:ascii="Times New Roman" w:hAnsi="Times New Roman" w:cs="Times New Roman"/>
          <w:i/>
          <w:iCs/>
          <w:sz w:val="24"/>
          <w:szCs w:val="24"/>
        </w:rPr>
        <w:t xml:space="preserve">3.1 </w:t>
      </w:r>
      <w:r w:rsidR="00C31DB1" w:rsidRPr="007B6C73">
        <w:rPr>
          <w:rFonts w:ascii="Times New Roman" w:hAnsi="Times New Roman" w:cs="Times New Roman"/>
          <w:i/>
          <w:iCs/>
          <w:sz w:val="24"/>
          <w:szCs w:val="24"/>
        </w:rPr>
        <w:t>Principal Regression: Stock Price Impact</w:t>
      </w:r>
      <w:bookmarkEnd w:id="7"/>
    </w:p>
    <w:p w14:paraId="6FC55583" w14:textId="170D3DB9" w:rsidR="00C31DB1" w:rsidRPr="007B6C73" w:rsidRDefault="00C31DB1" w:rsidP="00DA30C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My main result looks at the impact of carbon pledging on companies’ average yearly stock price. This regression uses stock data from public companies from 2018 to 2025. This regression is a staggered difference-in-difference model that compares the effect of companies making a neutrality commitment in year </w:t>
      </w:r>
      <w:r w:rsidRPr="007B6C73">
        <w:rPr>
          <w:rFonts w:ascii="Times New Roman" w:eastAsia="Times New Roman" w:hAnsi="Times New Roman" w:cs="Times New Roman"/>
          <w:i/>
          <w:iCs/>
          <w:color w:val="000000"/>
          <w:sz w:val="24"/>
          <w:szCs w:val="24"/>
        </w:rPr>
        <w:t xml:space="preserve">t </w:t>
      </w:r>
      <w:r w:rsidRPr="007B6C73">
        <w:rPr>
          <w:rFonts w:ascii="Times New Roman" w:eastAsia="Times New Roman" w:hAnsi="Times New Roman" w:cs="Times New Roman"/>
          <w:color w:val="000000"/>
          <w:sz w:val="24"/>
          <w:szCs w:val="24"/>
        </w:rPr>
        <w:t xml:space="preserve">to companies that have </w:t>
      </w:r>
      <w:r w:rsidR="003A3E17">
        <w:rPr>
          <w:rFonts w:ascii="Times New Roman" w:eastAsia="Times New Roman" w:hAnsi="Times New Roman" w:cs="Times New Roman"/>
          <w:color w:val="000000"/>
          <w:sz w:val="24"/>
          <w:szCs w:val="24"/>
        </w:rPr>
        <w:t xml:space="preserve">either </w:t>
      </w:r>
      <w:r w:rsidRPr="007B6C73">
        <w:rPr>
          <w:rFonts w:ascii="Times New Roman" w:eastAsia="Times New Roman" w:hAnsi="Times New Roman" w:cs="Times New Roman"/>
          <w:color w:val="000000"/>
          <w:sz w:val="24"/>
          <w:szCs w:val="24"/>
        </w:rPr>
        <w:t xml:space="preserve">not made </w:t>
      </w:r>
      <w:r w:rsidR="003A3E17">
        <w:rPr>
          <w:rFonts w:ascii="Times New Roman" w:eastAsia="Times New Roman" w:hAnsi="Times New Roman" w:cs="Times New Roman"/>
          <w:color w:val="000000"/>
          <w:sz w:val="24"/>
          <w:szCs w:val="24"/>
        </w:rPr>
        <w:t xml:space="preserve">a neutral pledge </w:t>
      </w:r>
      <w:r w:rsidRPr="007B6C73">
        <w:rPr>
          <w:rFonts w:ascii="Times New Roman" w:eastAsia="Times New Roman" w:hAnsi="Times New Roman" w:cs="Times New Roman"/>
          <w:color w:val="000000"/>
          <w:sz w:val="24"/>
          <w:szCs w:val="24"/>
        </w:rPr>
        <w:t>yet or will never make a neutral pledge</w:t>
      </w:r>
      <w:r w:rsidR="003A3E17">
        <w:rPr>
          <w:rFonts w:ascii="Times New Roman" w:eastAsia="Times New Roman" w:hAnsi="Times New Roman" w:cs="Times New Roman"/>
          <w:color w:val="000000"/>
          <w:sz w:val="24"/>
          <w:szCs w:val="24"/>
        </w:rPr>
        <w:t xml:space="preserve">, </w:t>
      </w:r>
      <w:r w:rsidR="003A3E17" w:rsidRPr="007B6C73">
        <w:rPr>
          <w:rFonts w:ascii="Times New Roman" w:eastAsia="Times New Roman" w:hAnsi="Times New Roman" w:cs="Times New Roman"/>
          <w:color w:val="000000"/>
          <w:sz w:val="24"/>
          <w:szCs w:val="24"/>
        </w:rPr>
        <w:t>on measures of financial gain</w:t>
      </w:r>
      <w:r w:rsidRPr="007B6C73">
        <w:rPr>
          <w:rFonts w:ascii="Times New Roman" w:eastAsia="Times New Roman" w:hAnsi="Times New Roman" w:cs="Times New Roman"/>
          <w:color w:val="000000"/>
          <w:sz w:val="24"/>
          <w:szCs w:val="24"/>
        </w:rPr>
        <w:t>. Because we have panel data on yearly revenue and stock prices, individual and time fixed effects are added to the model. This can be shown</w:t>
      </w:r>
      <w:r w:rsidR="003A3E17">
        <w:rPr>
          <w:rFonts w:ascii="Times New Roman" w:eastAsia="Times New Roman" w:hAnsi="Times New Roman" w:cs="Times New Roman"/>
          <w:color w:val="000000"/>
          <w:sz w:val="24"/>
          <w:szCs w:val="24"/>
        </w:rPr>
        <w:t xml:space="preserve"> as</w:t>
      </w:r>
      <w:r w:rsidRPr="007B6C73">
        <w:rPr>
          <w:rFonts w:ascii="Times New Roman" w:eastAsia="Times New Roman" w:hAnsi="Times New Roman" w:cs="Times New Roman"/>
          <w:color w:val="000000"/>
          <w:sz w:val="24"/>
          <w:szCs w:val="24"/>
        </w:rPr>
        <w:t>: </w:t>
      </w:r>
    </w:p>
    <w:p w14:paraId="335A353D" w14:textId="77777777" w:rsidR="00DA30CC" w:rsidRPr="007B6C73" w:rsidRDefault="00EE3A86" w:rsidP="00DA30CC">
      <w:pPr>
        <w:spacing w:after="240" w:line="480" w:lineRule="auto"/>
        <w:jc w:val="center"/>
        <w:rPr>
          <w:rFonts w:ascii="Cambria Math" w:eastAsia="Times New Roman" w:hAnsi="Cambria Math" w:cs="Times New Roman"/>
          <w:sz w:val="24"/>
          <w:szCs w:val="24"/>
          <w:oMath/>
        </w:rPr>
      </w:pPr>
      <m:oMathPara>
        <m:oMath>
          <m:r>
            <w:rPr>
              <w:rFonts w:ascii="Cambria Math" w:eastAsia="Times New Roman" w:hAnsi="Cambria Math" w:cs="Times New Roman"/>
              <w:color w:val="000000"/>
              <w:sz w:val="24"/>
              <w:szCs w:val="24"/>
            </w:rPr>
            <m:t>AvgYrStoc</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k</m:t>
              </m:r>
            </m:e>
            <m:sub>
              <m:r>
                <w:rPr>
                  <w:rFonts w:ascii="Cambria Math" w:eastAsia="Times New Roman" w:hAnsi="Cambria Math" w:cs="Times New Roman"/>
                  <w:color w:val="000000"/>
                  <w:sz w:val="24"/>
                  <w:szCs w:val="24"/>
                </w:rPr>
                <m:t>it</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Pledge</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×PostPledg</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Pledge</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3</m:t>
              </m:r>
            </m:sub>
          </m:sSub>
          <m:r>
            <w:rPr>
              <w:rFonts w:ascii="Cambria Math" w:eastAsia="Times New Roman" w:hAnsi="Cambria Math" w:cs="Times New Roman"/>
              <w:color w:val="000000"/>
              <w:sz w:val="24"/>
              <w:szCs w:val="24"/>
            </w:rPr>
            <m:t>PostPledg</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m:oMathPara>
    </w:p>
    <w:p w14:paraId="7730447F" w14:textId="1B731461" w:rsidR="00CB4FE7" w:rsidRPr="007B6C73" w:rsidRDefault="00694520" w:rsidP="00CB4FE7">
      <w:pPr>
        <w:spacing w:after="240" w:line="480" w:lineRule="auto"/>
        <w:jc w:val="center"/>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γ</m:t>
              </m:r>
            </m:e>
            <m:sub>
              <m:r>
                <w:rPr>
                  <w:rFonts w:ascii="Cambria Math" w:eastAsia="Times New Roman" w:hAnsi="Cambria Math" w:cs="Times New Roman"/>
                  <w:color w:val="000000"/>
                  <w:sz w:val="24"/>
                  <w:szCs w:val="24"/>
                </w:rPr>
                <m:t>t</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u</m:t>
              </m:r>
            </m:e>
            <m:sub>
              <m:r>
                <w:rPr>
                  <w:rFonts w:ascii="Cambria Math" w:eastAsia="Times New Roman" w:hAnsi="Cambria Math" w:cs="Times New Roman"/>
                  <w:color w:val="000000"/>
                  <w:sz w:val="24"/>
                  <w:szCs w:val="24"/>
                </w:rPr>
                <m:t>it</m:t>
              </m:r>
            </m:sub>
          </m:sSub>
        </m:oMath>
      </m:oMathPara>
    </w:p>
    <w:p w14:paraId="366AF3E0" w14:textId="0F34C9D9" w:rsidR="00C31DB1" w:rsidRPr="007B6C73" w:rsidRDefault="00C31DB1" w:rsidP="007B6C73">
      <w:pPr>
        <w:spacing w:after="240" w:line="240" w:lineRule="auto"/>
        <w:ind w:firstLine="36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In this regression,</w:t>
      </w:r>
    </w:p>
    <w:p w14:paraId="401AACC8" w14:textId="3D57D66F" w:rsidR="00C31DB1" w:rsidRPr="007B6C73" w:rsidRDefault="00A426AC"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w:lastRenderedPageBreak/>
          <m:t>AvgYrStoc</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k</m:t>
            </m:r>
          </m:e>
          <m:sub>
            <m:r>
              <w:rPr>
                <w:rFonts w:ascii="Cambria Math" w:eastAsia="Times New Roman" w:hAnsi="Cambria Math" w:cs="Times New Roman"/>
                <w:color w:val="000000"/>
                <w:sz w:val="24"/>
                <w:szCs w:val="24"/>
              </w:rPr>
              <m:t>it</m:t>
            </m:r>
          </m:sub>
        </m:sSub>
      </m:oMath>
      <w:r w:rsidRPr="007B6C73">
        <w:rPr>
          <w:rFonts w:ascii="Times New Roman" w:eastAsia="Times New Roman" w:hAnsi="Times New Roman" w:cs="Times New Roman"/>
          <w:color w:val="000000"/>
          <w:sz w:val="24"/>
          <w:szCs w:val="24"/>
        </w:rPr>
        <w:t xml:space="preserve"> </w:t>
      </w:r>
      <w:r w:rsidR="00C31DB1" w:rsidRPr="007B6C73">
        <w:rPr>
          <w:rFonts w:ascii="Times New Roman" w:eastAsia="Times New Roman" w:hAnsi="Times New Roman" w:cs="Times New Roman"/>
          <w:color w:val="000000"/>
          <w:sz w:val="24"/>
          <w:szCs w:val="24"/>
        </w:rPr>
        <w:t xml:space="preserve">is the outcome variable, average yearly stock price, in year </w:t>
      </w:r>
      <w:r w:rsidR="00C31DB1" w:rsidRPr="007B6C73">
        <w:rPr>
          <w:rFonts w:ascii="Times New Roman" w:eastAsia="Times New Roman" w:hAnsi="Times New Roman" w:cs="Times New Roman"/>
          <w:i/>
          <w:iCs/>
          <w:color w:val="000000"/>
          <w:sz w:val="24"/>
          <w:szCs w:val="24"/>
        </w:rPr>
        <w:t>t</w:t>
      </w:r>
      <w:r w:rsidR="00C31DB1" w:rsidRPr="007B6C73">
        <w:rPr>
          <w:rFonts w:ascii="Times New Roman" w:eastAsia="Times New Roman" w:hAnsi="Times New Roman" w:cs="Times New Roman"/>
          <w:color w:val="000000"/>
          <w:sz w:val="24"/>
          <w:szCs w:val="24"/>
        </w:rPr>
        <w:t xml:space="preserve"> for company </w:t>
      </w:r>
      <w:proofErr w:type="spellStart"/>
      <w:proofErr w:type="gramStart"/>
      <w:r w:rsidR="00C31DB1" w:rsidRPr="007B6C73">
        <w:rPr>
          <w:rFonts w:ascii="Times New Roman" w:eastAsia="Times New Roman" w:hAnsi="Times New Roman" w:cs="Times New Roman"/>
          <w:i/>
          <w:iCs/>
          <w:color w:val="000000"/>
          <w:sz w:val="24"/>
          <w:szCs w:val="24"/>
        </w:rPr>
        <w:t>i</w:t>
      </w:r>
      <w:proofErr w:type="spellEnd"/>
      <w:r w:rsidR="00C31DB1" w:rsidRPr="007B6C73">
        <w:rPr>
          <w:rFonts w:ascii="Times New Roman" w:eastAsia="Times New Roman" w:hAnsi="Times New Roman" w:cs="Times New Roman"/>
          <w:i/>
          <w:iCs/>
          <w:color w:val="000000"/>
          <w:sz w:val="24"/>
          <w:szCs w:val="24"/>
        </w:rPr>
        <w:t>.</w:t>
      </w:r>
      <w:proofErr w:type="gramEnd"/>
      <w:r w:rsidR="00C31DB1" w:rsidRPr="007B6C73">
        <w:rPr>
          <w:rFonts w:ascii="Times New Roman" w:eastAsia="Times New Roman" w:hAnsi="Times New Roman" w:cs="Times New Roman"/>
          <w:i/>
          <w:iCs/>
          <w:color w:val="000000"/>
          <w:sz w:val="24"/>
          <w:szCs w:val="24"/>
        </w:rPr>
        <w:t> </w:t>
      </w:r>
    </w:p>
    <w:p w14:paraId="5A635311" w14:textId="50D8B835" w:rsidR="00C31DB1" w:rsidRPr="007B6C73" w:rsidRDefault="00C31DB1"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Pledge</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×PostPledg</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w:r w:rsidR="00A426AC" w:rsidRPr="007B6C73">
        <w:rPr>
          <w:rFonts w:ascii="Times New Roman" w:eastAsia="Times New Roman" w:hAnsi="Times New Roman" w:cs="Times New Roman"/>
          <w:color w:val="000000"/>
          <w:sz w:val="24"/>
          <w:szCs w:val="24"/>
        </w:rPr>
        <w:t xml:space="preserve"> </w:t>
      </w:r>
      <w:r w:rsidRPr="007B6C73">
        <w:rPr>
          <w:rFonts w:ascii="Times New Roman" w:eastAsia="Times New Roman" w:hAnsi="Times New Roman" w:cs="Times New Roman"/>
          <w:color w:val="000000"/>
          <w:sz w:val="24"/>
          <w:szCs w:val="24"/>
        </w:rPr>
        <w:t>is our explanatory variable of interest. This represents companies that made a carbon-neutral pledge in the years after their pledge.</w:t>
      </w:r>
    </w:p>
    <w:p w14:paraId="2F7687EC" w14:textId="7D9DCDE3" w:rsidR="00C31DB1" w:rsidRPr="007B6C73" w:rsidRDefault="00A426AC"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Pledge</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m:t>
            </m:r>
          </m:sub>
        </m:sSub>
      </m:oMath>
      <w:r w:rsidR="00C31DB1" w:rsidRPr="007B6C73">
        <w:rPr>
          <w:rFonts w:ascii="Times New Roman" w:eastAsia="Times New Roman" w:hAnsi="Times New Roman" w:cs="Times New Roman"/>
          <w:color w:val="000000"/>
          <w:sz w:val="24"/>
          <w:szCs w:val="24"/>
        </w:rPr>
        <w:t xml:space="preserve"> is a binary variable equal to 1 if company </w:t>
      </w:r>
      <w:proofErr w:type="spellStart"/>
      <w:r w:rsidR="00C31DB1" w:rsidRPr="007B6C73">
        <w:rPr>
          <w:rFonts w:ascii="Times New Roman" w:eastAsia="Times New Roman" w:hAnsi="Times New Roman" w:cs="Times New Roman"/>
          <w:i/>
          <w:iCs/>
          <w:color w:val="000000"/>
          <w:sz w:val="24"/>
          <w:szCs w:val="24"/>
        </w:rPr>
        <w:t>i</w:t>
      </w:r>
      <w:proofErr w:type="spellEnd"/>
      <w:r w:rsidR="00C31DB1" w:rsidRPr="007B6C73">
        <w:rPr>
          <w:rFonts w:ascii="Times New Roman" w:eastAsia="Times New Roman" w:hAnsi="Times New Roman" w:cs="Times New Roman"/>
          <w:color w:val="000000"/>
          <w:sz w:val="24"/>
          <w:szCs w:val="24"/>
        </w:rPr>
        <w:t xml:space="preserve"> has made a carbon-neutral pledge. </w:t>
      </w:r>
    </w:p>
    <w:p w14:paraId="71492CEB" w14:textId="6F74C877" w:rsidR="00C31DB1" w:rsidRPr="007B6C73" w:rsidRDefault="00A426AC"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m:oMath>
        <m:r>
          <w:rPr>
            <w:rFonts w:ascii="Cambria Math" w:eastAsia="Times New Roman" w:hAnsi="Cambria Math" w:cs="Times New Roman"/>
            <w:color w:val="000000"/>
            <w:sz w:val="24"/>
            <w:szCs w:val="24"/>
          </w:rPr>
          <m:t>PostPledg</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t</m:t>
            </m:r>
          </m:sub>
        </m:sSub>
      </m:oMath>
      <w:r w:rsidR="00C31DB1" w:rsidRPr="007B6C73">
        <w:rPr>
          <w:rFonts w:ascii="Times New Roman" w:eastAsia="Times New Roman" w:hAnsi="Times New Roman" w:cs="Times New Roman"/>
          <w:color w:val="000000"/>
          <w:sz w:val="24"/>
          <w:szCs w:val="24"/>
        </w:rPr>
        <w:t xml:space="preserve"> is a binary variable equal to 1 if the year is after the company's carbon pledge year.</w:t>
      </w:r>
    </w:p>
    <w:p w14:paraId="1F4D1874" w14:textId="25C7DBD7" w:rsidR="00C31DB1" w:rsidRPr="007B6C73" w:rsidRDefault="006B3FCC"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i</m:t>
            </m:r>
          </m:sub>
        </m:sSub>
      </m:oMath>
      <w:r w:rsidR="00C31DB1" w:rsidRPr="007B6C73">
        <w:rPr>
          <w:rFonts w:ascii="Times New Roman" w:eastAsia="Times New Roman" w:hAnsi="Times New Roman" w:cs="Times New Roman"/>
          <w:color w:val="000000"/>
          <w:sz w:val="24"/>
          <w:szCs w:val="24"/>
        </w:rPr>
        <w:t xml:space="preserve"> are company fixed effects.</w:t>
      </w:r>
    </w:p>
    <w:p w14:paraId="6BAFCEF6" w14:textId="02104B0F" w:rsidR="00C31DB1" w:rsidRPr="007B6C73" w:rsidRDefault="006B3FCC" w:rsidP="007B6C73">
      <w:pPr>
        <w:numPr>
          <w:ilvl w:val="0"/>
          <w:numId w:val="1"/>
        </w:numPr>
        <w:spacing w:after="240" w:line="240" w:lineRule="auto"/>
        <w:textAlignment w:val="baseline"/>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γ</m:t>
            </m:r>
          </m:e>
          <m:sub>
            <m:r>
              <w:rPr>
                <w:rFonts w:ascii="Cambria Math" w:eastAsia="Times New Roman" w:hAnsi="Cambria Math" w:cs="Times New Roman"/>
                <w:color w:val="000000"/>
                <w:sz w:val="24"/>
                <w:szCs w:val="24"/>
              </w:rPr>
              <m:t>t</m:t>
            </m:r>
          </m:sub>
        </m:sSub>
      </m:oMath>
      <w:r w:rsidR="00C31DB1" w:rsidRPr="007B6C73">
        <w:rPr>
          <w:rFonts w:ascii="Times New Roman" w:eastAsia="Times New Roman" w:hAnsi="Times New Roman" w:cs="Times New Roman"/>
          <w:color w:val="000000"/>
          <w:sz w:val="24"/>
          <w:szCs w:val="24"/>
        </w:rPr>
        <w:t xml:space="preserve"> are year fixed effects.</w:t>
      </w:r>
    </w:p>
    <w:p w14:paraId="6D8015F5" w14:textId="1192A803" w:rsidR="00C31DB1" w:rsidRPr="007B6C73" w:rsidRDefault="006B3FCC" w:rsidP="00A14692">
      <w:pPr>
        <w:numPr>
          <w:ilvl w:val="0"/>
          <w:numId w:val="1"/>
        </w:numPr>
        <w:spacing w:line="480" w:lineRule="auto"/>
        <w:textAlignment w:val="baseline"/>
        <w:rPr>
          <w:rFonts w:ascii="Times New Roman" w:eastAsia="Times New Roman" w:hAnsi="Times New Roman" w:cs="Times New Roman"/>
          <w:color w:val="000000"/>
          <w:sz w:val="24"/>
          <w:szCs w:val="24"/>
        </w:rPr>
      </w:pP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u</m:t>
            </m:r>
          </m:e>
          <m:sub>
            <m:r>
              <w:rPr>
                <w:rFonts w:ascii="Cambria Math" w:eastAsia="Times New Roman" w:hAnsi="Cambria Math" w:cs="Times New Roman"/>
                <w:color w:val="000000"/>
                <w:sz w:val="24"/>
                <w:szCs w:val="24"/>
              </w:rPr>
              <m:t>it</m:t>
            </m:r>
          </m:sub>
        </m:sSub>
      </m:oMath>
      <w:r w:rsidR="00C31DB1" w:rsidRPr="007B6C73">
        <w:rPr>
          <w:rFonts w:ascii="Times New Roman" w:eastAsia="Times New Roman" w:hAnsi="Times New Roman" w:cs="Times New Roman"/>
          <w:color w:val="000000"/>
          <w:sz w:val="24"/>
          <w:szCs w:val="24"/>
        </w:rPr>
        <w:t xml:space="preserve"> is the error term.</w:t>
      </w:r>
    </w:p>
    <w:p w14:paraId="65D75355" w14:textId="6C551A77" w:rsidR="00C31DB1" w:rsidRPr="007B6C73" w:rsidRDefault="00C31DB1" w:rsidP="00A14692">
      <w:pPr>
        <w:spacing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While other literature has looked at the daily and weekly effects of stock price, this study can analyze trends that last up to 4 years post-pledge. This regression is labeled as a staggered difference in difference design because companies make pledges in different years, requiring multiple intervention years, instead of just one, as the traditional difference in difference requires. This regression is further specified as a stacked difference in difference design, as treated companies in year </w:t>
      </w:r>
      <w:r w:rsidRPr="007B6C73">
        <w:rPr>
          <w:rFonts w:ascii="Times New Roman" w:eastAsia="Times New Roman" w:hAnsi="Times New Roman" w:cs="Times New Roman"/>
          <w:i/>
          <w:iCs/>
          <w:color w:val="000000"/>
          <w:sz w:val="24"/>
          <w:szCs w:val="24"/>
        </w:rPr>
        <w:t>t</w:t>
      </w:r>
      <w:r w:rsidRPr="007B6C73">
        <w:rPr>
          <w:rFonts w:ascii="Times New Roman" w:eastAsia="Times New Roman" w:hAnsi="Times New Roman" w:cs="Times New Roman"/>
          <w:color w:val="000000"/>
          <w:sz w:val="24"/>
          <w:szCs w:val="24"/>
        </w:rPr>
        <w:t xml:space="preserve"> are compared to </w:t>
      </w:r>
      <w:r w:rsidR="003A3E17">
        <w:rPr>
          <w:rFonts w:ascii="Times New Roman" w:eastAsia="Times New Roman" w:hAnsi="Times New Roman" w:cs="Times New Roman"/>
          <w:color w:val="000000"/>
          <w:sz w:val="24"/>
          <w:szCs w:val="24"/>
        </w:rPr>
        <w:t xml:space="preserve">both </w:t>
      </w:r>
      <w:r w:rsidRPr="007B6C73">
        <w:rPr>
          <w:rFonts w:ascii="Times New Roman" w:eastAsia="Times New Roman" w:hAnsi="Times New Roman" w:cs="Times New Roman"/>
          <w:color w:val="000000"/>
          <w:sz w:val="24"/>
          <w:szCs w:val="24"/>
        </w:rPr>
        <w:t xml:space="preserve">untreated companies in year </w:t>
      </w:r>
      <w:r w:rsidRPr="007B6C73">
        <w:rPr>
          <w:rFonts w:ascii="Times New Roman" w:eastAsia="Times New Roman" w:hAnsi="Times New Roman" w:cs="Times New Roman"/>
          <w:i/>
          <w:iCs/>
          <w:color w:val="000000"/>
          <w:sz w:val="24"/>
          <w:szCs w:val="24"/>
        </w:rPr>
        <w:t>t</w:t>
      </w:r>
      <w:r w:rsidRPr="007B6C73">
        <w:rPr>
          <w:rFonts w:ascii="Times New Roman" w:eastAsia="Times New Roman" w:hAnsi="Times New Roman" w:cs="Times New Roman"/>
          <w:color w:val="000000"/>
          <w:sz w:val="24"/>
          <w:szCs w:val="24"/>
        </w:rPr>
        <w:t xml:space="preserve"> </w:t>
      </w:r>
      <w:r w:rsidRPr="00704527">
        <w:rPr>
          <w:rFonts w:ascii="Times New Roman" w:eastAsia="Times New Roman" w:hAnsi="Times New Roman" w:cs="Times New Roman"/>
          <w:color w:val="000000"/>
          <w:sz w:val="24"/>
          <w:szCs w:val="24"/>
        </w:rPr>
        <w:t>and</w:t>
      </w:r>
      <w:r w:rsidRPr="007B6C73">
        <w:rPr>
          <w:rFonts w:ascii="Times New Roman" w:eastAsia="Times New Roman" w:hAnsi="Times New Roman" w:cs="Times New Roman"/>
          <w:color w:val="000000"/>
          <w:sz w:val="24"/>
          <w:szCs w:val="24"/>
        </w:rPr>
        <w:t xml:space="preserve"> treated companies that have not yet been treated by year </w:t>
      </w:r>
      <w:r w:rsidRPr="007B6C73">
        <w:rPr>
          <w:rFonts w:ascii="Times New Roman" w:eastAsia="Times New Roman" w:hAnsi="Times New Roman" w:cs="Times New Roman"/>
          <w:i/>
          <w:iCs/>
          <w:color w:val="000000"/>
          <w:sz w:val="24"/>
          <w:szCs w:val="24"/>
        </w:rPr>
        <w:t>t. </w:t>
      </w:r>
    </w:p>
    <w:p w14:paraId="10A4E37C" w14:textId="77777777" w:rsidR="00C31DB1" w:rsidRPr="007B6C73" w:rsidRDefault="00C31DB1" w:rsidP="00CB4FE7">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I expect a positive relationship between making a carbon-neutral pledge and average stock data. Companies will likely gain financially from public attention and support for their mission.</w:t>
      </w:r>
    </w:p>
    <w:p w14:paraId="20B7CC56" w14:textId="77777777" w:rsidR="00C31DB1" w:rsidRPr="007B6C73" w:rsidRDefault="00C31DB1" w:rsidP="0001508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Multiple assumptions must be made for this regression to show the causal effect of carbon-neutral pledging on stock price. These include assuming:</w:t>
      </w:r>
    </w:p>
    <w:p w14:paraId="7E376606" w14:textId="77777777" w:rsidR="00CB4FE7" w:rsidRPr="007B6C73" w:rsidRDefault="00C31DB1" w:rsidP="007B6C73">
      <w:pPr>
        <w:pStyle w:val="ListParagraph"/>
        <w:numPr>
          <w:ilvl w:val="0"/>
          <w:numId w:val="3"/>
        </w:numPr>
        <w:spacing w:after="240" w:line="480" w:lineRule="auto"/>
        <w:textAlignment w:val="baseline"/>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t>No other firm characteristics, firm-specific shocks, or time-specific events like a green wave, make the effect of treatment on stock prices different. </w:t>
      </w:r>
    </w:p>
    <w:p w14:paraId="3FBD233D" w14:textId="77777777" w:rsidR="00CB4FE7" w:rsidRPr="007B6C73" w:rsidRDefault="00C31DB1" w:rsidP="007B6C73">
      <w:pPr>
        <w:pStyle w:val="ListParagraph"/>
        <w:numPr>
          <w:ilvl w:val="0"/>
          <w:numId w:val="3"/>
        </w:numPr>
        <w:spacing w:after="240" w:line="480" w:lineRule="auto"/>
        <w:textAlignment w:val="baseline"/>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lastRenderedPageBreak/>
        <w:t>The control group works as a correct estimate of a counterfactual.</w:t>
      </w:r>
    </w:p>
    <w:p w14:paraId="5ED03BE4" w14:textId="7E312DF6" w:rsidR="00C31DB1" w:rsidRPr="007B6C73" w:rsidRDefault="00C31DB1" w:rsidP="007B6C73">
      <w:pPr>
        <w:pStyle w:val="ListParagraph"/>
        <w:numPr>
          <w:ilvl w:val="0"/>
          <w:numId w:val="3"/>
        </w:numPr>
        <w:spacing w:after="240" w:line="480" w:lineRule="auto"/>
        <w:textAlignment w:val="baseline"/>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t>Companies that make carbon-neutral pledges do not benefit financially from public knowledge of the eventual pledge before pledging. </w:t>
      </w:r>
    </w:p>
    <w:p w14:paraId="75967131" w14:textId="3EB4FE2A" w:rsidR="00C31DB1" w:rsidRPr="007B6C73" w:rsidRDefault="00C31DB1" w:rsidP="0001508C">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Concerns from these assumptions are substantial, but this model attempts to account for them. First, company and time fixed effects account for time-invariant firm characteristics and consistent time variations. Therefore, fixed effects will account for examples such as specific industries’ stock prices being affected more by carbon-neutral pledging or periods such as </w:t>
      </w:r>
      <w:r w:rsidR="00CB4FE7" w:rsidRPr="007B6C73">
        <w:rPr>
          <w:rFonts w:ascii="Times New Roman" w:eastAsia="Times New Roman" w:hAnsi="Times New Roman" w:cs="Times New Roman"/>
          <w:color w:val="000000"/>
          <w:sz w:val="24"/>
          <w:szCs w:val="24"/>
        </w:rPr>
        <w:t>green waves</w:t>
      </w:r>
      <w:r w:rsidRPr="007B6C73">
        <w:rPr>
          <w:rFonts w:ascii="Times New Roman" w:eastAsia="Times New Roman" w:hAnsi="Times New Roman" w:cs="Times New Roman"/>
          <w:color w:val="000000"/>
          <w:sz w:val="24"/>
          <w:szCs w:val="24"/>
        </w:rPr>
        <w:t xml:space="preserve"> that value pledging more effectively. Next, while the control group of untreated public companies is small, the stacked difference in difference design adds more controls to each comparison, as pledged companies are compared to companies in the same year that have not yet pledged or will never pledge. This provides more substance to the control group as a representative counterfactual. Lastly, parallel trends must hold to ensure that making the regression a stacked </w:t>
      </w:r>
      <w:proofErr w:type="spellStart"/>
      <w:r w:rsidRPr="007B6C73">
        <w:rPr>
          <w:rFonts w:ascii="Times New Roman" w:eastAsia="Times New Roman" w:hAnsi="Times New Roman" w:cs="Times New Roman"/>
          <w:color w:val="000000"/>
          <w:sz w:val="24"/>
          <w:szCs w:val="24"/>
        </w:rPr>
        <w:t>DiD</w:t>
      </w:r>
      <w:proofErr w:type="spellEnd"/>
      <w:r w:rsidRPr="007B6C73">
        <w:rPr>
          <w:rFonts w:ascii="Times New Roman" w:eastAsia="Times New Roman" w:hAnsi="Times New Roman" w:cs="Times New Roman"/>
          <w:color w:val="000000"/>
          <w:sz w:val="24"/>
          <w:szCs w:val="24"/>
        </w:rPr>
        <w:t xml:space="preserve"> doesn’t bias our results. This would prove that companies that eventually pledge and those that will never pledge act the same pre-pledge. This is important because it reaffirms that those that never pledged will act as a reasonable estimate for a counterfactual, as they will represent what happens if companies never pledged, since their stock prices are affected similarly to treatment companies in the years before pledging. This also allows pre-pledge companies to be justified as controls, because they act similarly to the pure controls. </w:t>
      </w:r>
    </w:p>
    <w:p w14:paraId="27815D10" w14:textId="1BE1DBBA" w:rsidR="00C31DB1" w:rsidRPr="007B6C73" w:rsidRDefault="00EA1AF6" w:rsidP="00A14692">
      <w:pPr>
        <w:pStyle w:val="Heading2"/>
        <w:spacing w:after="240" w:line="480" w:lineRule="auto"/>
        <w:rPr>
          <w:rFonts w:ascii="Times New Roman" w:hAnsi="Times New Roman" w:cs="Times New Roman"/>
          <w:i/>
          <w:iCs/>
          <w:sz w:val="24"/>
          <w:szCs w:val="24"/>
        </w:rPr>
      </w:pPr>
      <w:bookmarkStart w:id="8" w:name="_Toc195731902"/>
      <w:r w:rsidRPr="007B6C73">
        <w:rPr>
          <w:rFonts w:ascii="Times New Roman" w:hAnsi="Times New Roman" w:cs="Times New Roman"/>
          <w:i/>
          <w:iCs/>
          <w:sz w:val="24"/>
          <w:szCs w:val="24"/>
        </w:rPr>
        <w:t xml:space="preserve">3.2 </w:t>
      </w:r>
      <w:r w:rsidR="00C31DB1" w:rsidRPr="007B6C73">
        <w:rPr>
          <w:rFonts w:ascii="Times New Roman" w:hAnsi="Times New Roman" w:cs="Times New Roman"/>
          <w:i/>
          <w:iCs/>
          <w:sz w:val="24"/>
          <w:szCs w:val="24"/>
        </w:rPr>
        <w:t>Heterogeneity Analysis:</w:t>
      </w:r>
      <w:bookmarkEnd w:id="8"/>
    </w:p>
    <w:p w14:paraId="28DBF6D2" w14:textId="28AEF498" w:rsidR="00C31DB1" w:rsidRPr="007B6C73" w:rsidRDefault="00C31DB1" w:rsidP="00A14692">
      <w:pPr>
        <w:spacing w:after="240" w:line="480" w:lineRule="auto"/>
        <w:ind w:firstLine="720"/>
        <w:rPr>
          <w:rFonts w:ascii="Times New Roman" w:eastAsia="Times New Roman" w:hAnsi="Times New Roman" w:cs="Times New Roman"/>
          <w:sz w:val="24"/>
          <w:szCs w:val="24"/>
        </w:rPr>
      </w:pPr>
      <w:r w:rsidRPr="007B6C73">
        <w:rPr>
          <w:rFonts w:ascii="Times New Roman" w:eastAsia="Times New Roman" w:hAnsi="Times New Roman" w:cs="Times New Roman"/>
          <w:color w:val="000000"/>
          <w:sz w:val="24"/>
          <w:szCs w:val="24"/>
        </w:rPr>
        <w:t xml:space="preserve">Another important aspect of analyzing the impact of carbon-neutral pledges is looking into the contents of carbon-neutral pledges. This study examines the relationship between </w:t>
      </w:r>
      <w:r w:rsidRPr="007B6C73">
        <w:rPr>
          <w:rFonts w:ascii="Times New Roman" w:eastAsia="Times New Roman" w:hAnsi="Times New Roman" w:cs="Times New Roman"/>
          <w:color w:val="000000"/>
          <w:sz w:val="24"/>
          <w:szCs w:val="24"/>
        </w:rPr>
        <w:lastRenderedPageBreak/>
        <w:t xml:space="preserve">specifying carbon credit use, having an interim plan, and varying completion dates on the treatment effect on stock prices. The same staggered difference in difference regressions is run on each carbon credit group: “Not Specified,” “Yes,” and “No,” </w:t>
      </w:r>
      <w:r w:rsidR="003A3E17">
        <w:rPr>
          <w:rFonts w:ascii="Times New Roman" w:eastAsia="Times New Roman" w:hAnsi="Times New Roman" w:cs="Times New Roman"/>
          <w:color w:val="000000"/>
          <w:sz w:val="24"/>
          <w:szCs w:val="24"/>
        </w:rPr>
        <w:t xml:space="preserve">and </w:t>
      </w:r>
      <w:r w:rsidRPr="007B6C73">
        <w:rPr>
          <w:rFonts w:ascii="Times New Roman" w:eastAsia="Times New Roman" w:hAnsi="Times New Roman" w:cs="Times New Roman"/>
          <w:color w:val="000000"/>
          <w:sz w:val="24"/>
          <w:szCs w:val="24"/>
        </w:rPr>
        <w:t>the treatment companies with</w:t>
      </w:r>
      <w:r w:rsidR="003A3E17">
        <w:rPr>
          <w:rFonts w:ascii="Times New Roman" w:eastAsia="Times New Roman" w:hAnsi="Times New Roman" w:cs="Times New Roman"/>
          <w:color w:val="000000"/>
          <w:sz w:val="24"/>
          <w:szCs w:val="24"/>
        </w:rPr>
        <w:t>in</w:t>
      </w:r>
      <w:r w:rsidRPr="007B6C73">
        <w:rPr>
          <w:rFonts w:ascii="Times New Roman" w:eastAsia="Times New Roman" w:hAnsi="Times New Roman" w:cs="Times New Roman"/>
          <w:color w:val="000000"/>
          <w:sz w:val="24"/>
          <w:szCs w:val="24"/>
        </w:rPr>
        <w:t xml:space="preserve"> specification are compared to controls that will never pledge and companies in that carbon credit group that have yet to pledge. This continues for those with an interim plan, those without, and those with a completion date earlier than or equal to 2035 and later than 2035. These designs are compared to their respective results to conclude the importance of each component. </w:t>
      </w:r>
    </w:p>
    <w:p w14:paraId="19989F1F" w14:textId="4538A3B2" w:rsidR="00C31DB1" w:rsidRPr="007B6C73" w:rsidRDefault="00C31DB1" w:rsidP="00A14692">
      <w:pPr>
        <w:spacing w:after="240" w:line="480" w:lineRule="auto"/>
        <w:ind w:firstLine="720"/>
        <w:rPr>
          <w:rFonts w:ascii="Times New Roman" w:eastAsia="Times New Roman" w:hAnsi="Times New Roman" w:cs="Times New Roman"/>
          <w:color w:val="000000"/>
          <w:sz w:val="24"/>
          <w:szCs w:val="24"/>
        </w:rPr>
      </w:pPr>
      <w:r w:rsidRPr="007B6C73">
        <w:rPr>
          <w:rFonts w:ascii="Times New Roman" w:eastAsia="Times New Roman" w:hAnsi="Times New Roman" w:cs="Times New Roman"/>
          <w:color w:val="000000"/>
          <w:sz w:val="24"/>
          <w:szCs w:val="24"/>
        </w:rPr>
        <w:t xml:space="preserve">I expect </w:t>
      </w:r>
      <w:r w:rsidR="003A3E17">
        <w:rPr>
          <w:rFonts w:ascii="Times New Roman" w:eastAsia="Times New Roman" w:hAnsi="Times New Roman" w:cs="Times New Roman"/>
          <w:color w:val="000000"/>
          <w:sz w:val="24"/>
          <w:szCs w:val="24"/>
        </w:rPr>
        <w:t>companies that</w:t>
      </w:r>
      <w:r w:rsidR="007238AF" w:rsidRPr="007B6C73">
        <w:rPr>
          <w:rFonts w:ascii="Times New Roman" w:eastAsia="Times New Roman" w:hAnsi="Times New Roman" w:cs="Times New Roman"/>
          <w:color w:val="000000"/>
          <w:sz w:val="24"/>
          <w:szCs w:val="24"/>
        </w:rPr>
        <w:t xml:space="preserve"> do not use carbon credits will experience the most stock price benefits, as they are pledging to dramatically uproot their process, which seems like the more long-term</w:t>
      </w:r>
      <w:r w:rsidRPr="007B6C73">
        <w:rPr>
          <w:rFonts w:ascii="Times New Roman" w:eastAsia="Times New Roman" w:hAnsi="Times New Roman" w:cs="Times New Roman"/>
          <w:color w:val="000000"/>
          <w:sz w:val="24"/>
          <w:szCs w:val="24"/>
        </w:rPr>
        <w:t xml:space="preserve"> sustainable option. I also imagine that the public will value those with interim plans and nearer completion dates, as these companies will be taking the pledges more seriously, increasing the praise that they get, and increasing demand for their product. Therefore</w:t>
      </w:r>
      <w:r w:rsidR="00CC386B">
        <w:rPr>
          <w:rFonts w:ascii="Times New Roman" w:eastAsia="Times New Roman" w:hAnsi="Times New Roman" w:cs="Times New Roman"/>
          <w:color w:val="000000"/>
          <w:sz w:val="24"/>
          <w:szCs w:val="24"/>
        </w:rPr>
        <w:t>,</w:t>
      </w:r>
      <w:r w:rsidRPr="007B6C73">
        <w:rPr>
          <w:rFonts w:ascii="Times New Roman" w:eastAsia="Times New Roman" w:hAnsi="Times New Roman" w:cs="Times New Roman"/>
          <w:color w:val="000000"/>
          <w:sz w:val="24"/>
          <w:szCs w:val="24"/>
        </w:rPr>
        <w:t xml:space="preserve"> I imagine that interim plans and urgent completion targets increase the benefits of </w:t>
      </w:r>
      <w:r w:rsidR="003A3E17">
        <w:rPr>
          <w:rFonts w:ascii="Times New Roman" w:eastAsia="Times New Roman" w:hAnsi="Times New Roman" w:cs="Times New Roman"/>
          <w:color w:val="000000"/>
          <w:sz w:val="24"/>
          <w:szCs w:val="24"/>
        </w:rPr>
        <w:t>pledging</w:t>
      </w:r>
      <w:r w:rsidRPr="007B6C73">
        <w:rPr>
          <w:rFonts w:ascii="Times New Roman" w:eastAsia="Times New Roman" w:hAnsi="Times New Roman" w:cs="Times New Roman"/>
          <w:color w:val="000000"/>
          <w:sz w:val="24"/>
          <w:szCs w:val="24"/>
        </w:rPr>
        <w:t>. </w:t>
      </w:r>
    </w:p>
    <w:p w14:paraId="7C949CCC" w14:textId="30A4221F" w:rsidR="0001508C" w:rsidRPr="007B6C73" w:rsidRDefault="0001508C" w:rsidP="005F4908">
      <w:pPr>
        <w:pStyle w:val="Heading1"/>
        <w:spacing w:after="240" w:line="480" w:lineRule="auto"/>
        <w:rPr>
          <w:rFonts w:ascii="Times New Roman" w:hAnsi="Times New Roman" w:cs="Times New Roman"/>
          <w:sz w:val="24"/>
          <w:szCs w:val="24"/>
        </w:rPr>
      </w:pPr>
      <w:bookmarkStart w:id="9" w:name="_Toc195731903"/>
      <w:r w:rsidRPr="007B6C73">
        <w:rPr>
          <w:rFonts w:ascii="Times New Roman" w:hAnsi="Times New Roman" w:cs="Times New Roman"/>
          <w:b/>
          <w:bCs/>
          <w:sz w:val="24"/>
          <w:szCs w:val="24"/>
        </w:rPr>
        <w:t>4 Main Results</w:t>
      </w:r>
      <w:bookmarkEnd w:id="9"/>
    </w:p>
    <w:p w14:paraId="5BE3C6B6" w14:textId="3BE889E8"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Carbon pledges, which are company promises to change current or future operations, offer new ground for investors and journalists to </w:t>
      </w:r>
      <w:r w:rsidR="00F76D22">
        <w:rPr>
          <w:rFonts w:ascii="Times New Roman" w:hAnsi="Times New Roman" w:cs="Times New Roman"/>
          <w:sz w:val="24"/>
          <w:szCs w:val="24"/>
        </w:rPr>
        <w:t>decide</w:t>
      </w:r>
      <w:r w:rsidRPr="007B6C73">
        <w:rPr>
          <w:rFonts w:ascii="Times New Roman" w:hAnsi="Times New Roman" w:cs="Times New Roman"/>
          <w:sz w:val="24"/>
          <w:szCs w:val="24"/>
        </w:rPr>
        <w:t xml:space="preserve"> on their involvement and engagement with the company. Through staggered difference in difference analysis, I find that </w:t>
      </w:r>
      <w:r w:rsidR="00C7436C">
        <w:rPr>
          <w:rFonts w:ascii="Times New Roman" w:hAnsi="Times New Roman" w:cs="Times New Roman"/>
          <w:sz w:val="24"/>
          <w:szCs w:val="24"/>
        </w:rPr>
        <w:t>companies' stock prices</w:t>
      </w:r>
      <w:r w:rsidRPr="007B6C73">
        <w:rPr>
          <w:rFonts w:ascii="Times New Roman" w:hAnsi="Times New Roman" w:cs="Times New Roman"/>
          <w:sz w:val="24"/>
          <w:szCs w:val="24"/>
        </w:rPr>
        <w:t xml:space="preserve"> lose an average of 28.1 dollars in the first year after making a carbon</w:t>
      </w:r>
      <w:r w:rsidR="008A2088">
        <w:rPr>
          <w:rFonts w:ascii="Times New Roman" w:hAnsi="Times New Roman" w:cs="Times New Roman"/>
          <w:sz w:val="24"/>
          <w:szCs w:val="24"/>
        </w:rPr>
        <w:t>-</w:t>
      </w:r>
      <w:r w:rsidRPr="007B6C73">
        <w:rPr>
          <w:rFonts w:ascii="Times New Roman" w:hAnsi="Times New Roman" w:cs="Times New Roman"/>
          <w:sz w:val="24"/>
          <w:szCs w:val="24"/>
        </w:rPr>
        <w:t xml:space="preserve">neutral pledge, which they steadily gain back over the following years. Additionally, using the same model, companies that make carbon pledges receive an increase in total news articles each preceding year, slight increases </w:t>
      </w:r>
      <w:r w:rsidR="00A114D3">
        <w:rPr>
          <w:rFonts w:ascii="Times New Roman" w:hAnsi="Times New Roman" w:cs="Times New Roman"/>
          <w:sz w:val="24"/>
          <w:szCs w:val="24"/>
        </w:rPr>
        <w:t>in the percentage of negative business articles, and decreases in the percentage</w:t>
      </w:r>
      <w:r w:rsidRPr="007B6C73">
        <w:rPr>
          <w:rFonts w:ascii="Times New Roman" w:hAnsi="Times New Roman" w:cs="Times New Roman"/>
          <w:sz w:val="24"/>
          <w:szCs w:val="24"/>
        </w:rPr>
        <w:t xml:space="preserve"> of negative personal articles. I expand on these analyses using </w:t>
      </w:r>
      <w:r w:rsidR="00A114D3">
        <w:rPr>
          <w:rFonts w:ascii="Times New Roman" w:hAnsi="Times New Roman" w:cs="Times New Roman"/>
          <w:sz w:val="24"/>
          <w:szCs w:val="24"/>
        </w:rPr>
        <w:t>heterogeneous</w:t>
      </w:r>
      <w:r w:rsidRPr="007B6C73">
        <w:rPr>
          <w:rFonts w:ascii="Times New Roman" w:hAnsi="Times New Roman" w:cs="Times New Roman"/>
          <w:sz w:val="24"/>
          <w:szCs w:val="24"/>
        </w:rPr>
        <w:t xml:space="preserve"> </w:t>
      </w:r>
      <w:r w:rsidRPr="007B6C73">
        <w:rPr>
          <w:rFonts w:ascii="Times New Roman" w:hAnsi="Times New Roman" w:cs="Times New Roman"/>
          <w:sz w:val="24"/>
          <w:szCs w:val="24"/>
        </w:rPr>
        <w:lastRenderedPageBreak/>
        <w:t xml:space="preserve">comparisons that measure the effects of carbon credits, interim pledge targets, and completion dates. Again, as stock information is only publicly available for public companies, I only consider public companies for stock price analysis. </w:t>
      </w:r>
    </w:p>
    <w:p w14:paraId="75F046D9" w14:textId="74F4E1DB" w:rsidR="0001508C" w:rsidRPr="007B6C73" w:rsidRDefault="0001508C" w:rsidP="003A3E17">
      <w:pPr>
        <w:pStyle w:val="Heading2"/>
        <w:spacing w:after="240" w:line="480" w:lineRule="auto"/>
      </w:pPr>
      <w:bookmarkStart w:id="10" w:name="_Toc195731904"/>
      <w:r w:rsidRPr="005F4908">
        <w:rPr>
          <w:rFonts w:ascii="Times New Roman" w:hAnsi="Times New Roman" w:cs="Times New Roman"/>
          <w:i/>
          <w:iCs/>
          <w:sz w:val="24"/>
          <w:szCs w:val="24"/>
        </w:rPr>
        <w:t xml:space="preserve">4.1 Impacts </w:t>
      </w:r>
      <w:r w:rsidR="0098251A" w:rsidRPr="005F4908">
        <w:rPr>
          <w:rFonts w:ascii="Times New Roman" w:hAnsi="Times New Roman" w:cs="Times New Roman"/>
          <w:i/>
          <w:iCs/>
          <w:sz w:val="24"/>
          <w:szCs w:val="24"/>
        </w:rPr>
        <w:t>on</w:t>
      </w:r>
      <w:r w:rsidRPr="005F4908">
        <w:rPr>
          <w:rFonts w:ascii="Times New Roman" w:hAnsi="Times New Roman" w:cs="Times New Roman"/>
          <w:i/>
          <w:iCs/>
          <w:sz w:val="24"/>
          <w:szCs w:val="24"/>
        </w:rPr>
        <w:t xml:space="preserve"> Average Stock Prices</w:t>
      </w:r>
      <w:bookmarkEnd w:id="10"/>
    </w:p>
    <w:p w14:paraId="1DDAD79D" w14:textId="1594BF79"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I find that companies that make </w:t>
      </w:r>
      <w:r w:rsidR="001C6136">
        <w:rPr>
          <w:rFonts w:ascii="Times New Roman" w:hAnsi="Times New Roman" w:cs="Times New Roman"/>
          <w:sz w:val="24"/>
          <w:szCs w:val="24"/>
        </w:rPr>
        <w:t>net-zero or carbon-neutral pledges experience a substantial drop in their stock prices the year of and the year after they make a net-zero or carbon-neutral</w:t>
      </w:r>
      <w:r w:rsidRPr="007B6C73">
        <w:rPr>
          <w:rFonts w:ascii="Times New Roman" w:hAnsi="Times New Roman" w:cs="Times New Roman"/>
          <w:sz w:val="24"/>
          <w:szCs w:val="24"/>
        </w:rPr>
        <w:t xml:space="preserve"> pledge in comparison to companies that have not made that pledge</w:t>
      </w:r>
      <w:r w:rsidR="00866C4F">
        <w:rPr>
          <w:rFonts w:ascii="Times New Roman" w:hAnsi="Times New Roman" w:cs="Times New Roman"/>
          <w:sz w:val="24"/>
          <w:szCs w:val="24"/>
        </w:rPr>
        <w:t>, countering the general idea of my hypothesis</w:t>
      </w:r>
      <w:r w:rsidRPr="007B6C73">
        <w:rPr>
          <w:rFonts w:ascii="Times New Roman" w:hAnsi="Times New Roman" w:cs="Times New Roman"/>
          <w:sz w:val="24"/>
          <w:szCs w:val="24"/>
        </w:rPr>
        <w:t xml:space="preserve">. As can be seen in Table 4 and Figure 1, these rates slowly recover after the pledges have been made. It’s important to recognize that these results </w:t>
      </w:r>
      <w:r w:rsidR="000C03A8">
        <w:rPr>
          <w:rFonts w:ascii="Times New Roman" w:hAnsi="Times New Roman" w:cs="Times New Roman"/>
          <w:sz w:val="24"/>
          <w:szCs w:val="24"/>
        </w:rPr>
        <w:t>compare</w:t>
      </w:r>
      <w:r w:rsidRPr="007B6C73">
        <w:rPr>
          <w:rFonts w:ascii="Times New Roman" w:hAnsi="Times New Roman" w:cs="Times New Roman"/>
          <w:sz w:val="24"/>
          <w:szCs w:val="24"/>
        </w:rPr>
        <w:t xml:space="preserve"> to “</w:t>
      </w:r>
      <w:r w:rsidR="000C03A8">
        <w:rPr>
          <w:rFonts w:ascii="Times New Roman" w:hAnsi="Times New Roman" w:cs="Times New Roman"/>
          <w:sz w:val="24"/>
          <w:szCs w:val="24"/>
        </w:rPr>
        <w:t>Year–1</w:t>
      </w:r>
      <w:r w:rsidRPr="007B6C73">
        <w:rPr>
          <w:rFonts w:ascii="Times New Roman" w:hAnsi="Times New Roman" w:cs="Times New Roman"/>
          <w:sz w:val="24"/>
          <w:szCs w:val="24"/>
        </w:rPr>
        <w:t>,” the year before companies make a carbon pledge. While these results are not statistically significant, they encourage the notion that investors are frightened by the announcement of changes that don’t directly maximize output and efficiency. However, as years continue after the pledge, stock</w:t>
      </w:r>
      <w:r w:rsidR="00B706C8">
        <w:rPr>
          <w:rFonts w:ascii="Times New Roman" w:hAnsi="Times New Roman" w:cs="Times New Roman"/>
          <w:sz w:val="24"/>
          <w:szCs w:val="24"/>
        </w:rPr>
        <w:t xml:space="preserve"> prices</w:t>
      </w:r>
      <w:r w:rsidRPr="007B6C73">
        <w:rPr>
          <w:rFonts w:ascii="Times New Roman" w:hAnsi="Times New Roman" w:cs="Times New Roman"/>
          <w:sz w:val="24"/>
          <w:szCs w:val="24"/>
        </w:rPr>
        <w:t xml:space="preserve"> recover as investors settle into the change and regain faith in the company’s path to success.  </w:t>
      </w:r>
    </w:p>
    <w:p w14:paraId="44397FD4" w14:textId="601C8ABF" w:rsidR="0001508C" w:rsidRPr="007B6C73" w:rsidRDefault="0001508C" w:rsidP="003A3E17">
      <w:pPr>
        <w:spacing w:after="240" w:line="480" w:lineRule="auto"/>
        <w:jc w:val="center"/>
        <w:rPr>
          <w:rFonts w:ascii="Times New Roman" w:hAnsi="Times New Roman" w:cs="Times New Roman"/>
          <w:sz w:val="24"/>
          <w:szCs w:val="24"/>
        </w:rPr>
      </w:pPr>
      <w:r w:rsidRPr="007B6C73">
        <w:rPr>
          <w:rFonts w:ascii="Times New Roman" w:hAnsi="Times New Roman" w:cs="Times New Roman"/>
          <w:noProof/>
          <w:sz w:val="24"/>
          <w:szCs w:val="24"/>
        </w:rPr>
        <w:drawing>
          <wp:inline distT="0" distB="0" distL="0" distR="0" wp14:anchorId="221DB38E" wp14:editId="76FD18DA">
            <wp:extent cx="4438650" cy="2747602"/>
            <wp:effectExtent l="0" t="0" r="0" b="0"/>
            <wp:docPr id="18" name="Picture 17">
              <a:extLst xmlns:a="http://schemas.openxmlformats.org/drawingml/2006/main">
                <a:ext uri="{FF2B5EF4-FFF2-40B4-BE49-F238E27FC236}">
                  <a16:creationId xmlns:a16="http://schemas.microsoft.com/office/drawing/2014/main" id="{CB9CCB7A-702F-45C9-B21B-480331294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CB9CCB7A-702F-45C9-B21B-4803312944D9}"/>
                        </a:ext>
                      </a:extLst>
                    </pic:cNvPr>
                    <pic:cNvPicPr>
                      <a:picLocks noChangeAspect="1"/>
                    </pic:cNvPicPr>
                  </pic:nvPicPr>
                  <pic:blipFill rotWithShape="1">
                    <a:blip r:embed="rId12">
                      <a:extLst>
                        <a:ext uri="{28A0092B-C50C-407E-A947-70E740481C1C}">
                          <a14:useLocalDpi xmlns:a14="http://schemas.microsoft.com/office/drawing/2010/main" val="0"/>
                        </a:ext>
                      </a:extLst>
                    </a:blip>
                    <a:srcRect t="2161" r="2705" b="3033"/>
                    <a:stretch/>
                  </pic:blipFill>
                  <pic:spPr>
                    <a:xfrm>
                      <a:off x="0" y="0"/>
                      <a:ext cx="4502811" cy="2787319"/>
                    </a:xfrm>
                    <a:prstGeom prst="rect">
                      <a:avLst/>
                    </a:prstGeom>
                  </pic:spPr>
                </pic:pic>
              </a:graphicData>
            </a:graphic>
          </wp:inline>
        </w:drawing>
      </w:r>
    </w:p>
    <w:p w14:paraId="5ED5BF32" w14:textId="784BCAA6" w:rsidR="0001508C" w:rsidRPr="007B6C73" w:rsidRDefault="0001508C" w:rsidP="003A3E17">
      <w:pPr>
        <w:spacing w:after="240" w:line="480" w:lineRule="auto"/>
        <w:jc w:val="center"/>
        <w:rPr>
          <w:rFonts w:ascii="Times New Roman" w:hAnsi="Times New Roman" w:cs="Times New Roman"/>
          <w:sz w:val="24"/>
          <w:szCs w:val="24"/>
        </w:rPr>
      </w:pPr>
      <w:r w:rsidRPr="007B6C73">
        <w:rPr>
          <w:rFonts w:ascii="Times New Roman" w:hAnsi="Times New Roman" w:cs="Times New Roman"/>
          <w:noProof/>
          <w:sz w:val="24"/>
          <w:szCs w:val="24"/>
        </w:rPr>
        <w:lastRenderedPageBreak/>
        <w:t xml:space="preserve"> </w:t>
      </w:r>
      <w:r w:rsidRPr="007B6C73">
        <w:rPr>
          <w:rFonts w:ascii="Times New Roman" w:hAnsi="Times New Roman" w:cs="Times New Roman"/>
          <w:noProof/>
          <w:sz w:val="24"/>
          <w:szCs w:val="24"/>
        </w:rPr>
        <w:drawing>
          <wp:inline distT="0" distB="0" distL="0" distR="0" wp14:anchorId="0A2A9CBB" wp14:editId="0884C924">
            <wp:extent cx="5317959" cy="2428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9602" cy="2434193"/>
                    </a:xfrm>
                    <a:prstGeom prst="rect">
                      <a:avLst/>
                    </a:prstGeom>
                    <a:noFill/>
                    <a:ln>
                      <a:noFill/>
                    </a:ln>
                  </pic:spPr>
                </pic:pic>
              </a:graphicData>
            </a:graphic>
          </wp:inline>
        </w:drawing>
      </w:r>
    </w:p>
    <w:p w14:paraId="5A9E3E39" w14:textId="00FDCC9C"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This result counters the hypothesis that </w:t>
      </w:r>
      <w:r w:rsidR="00FC6273" w:rsidRPr="007B6C73">
        <w:rPr>
          <w:rFonts w:ascii="Times New Roman" w:hAnsi="Times New Roman" w:cs="Times New Roman"/>
          <w:sz w:val="24"/>
          <w:szCs w:val="24"/>
        </w:rPr>
        <w:t>carbon-neutral</w:t>
      </w:r>
      <w:r w:rsidRPr="007B6C73">
        <w:rPr>
          <w:rFonts w:ascii="Times New Roman" w:hAnsi="Times New Roman" w:cs="Times New Roman"/>
          <w:sz w:val="24"/>
          <w:szCs w:val="24"/>
        </w:rPr>
        <w:t xml:space="preserve"> pledges will </w:t>
      </w:r>
      <w:r w:rsidR="00FC6273">
        <w:rPr>
          <w:rFonts w:ascii="Times New Roman" w:hAnsi="Times New Roman" w:cs="Times New Roman"/>
          <w:sz w:val="24"/>
          <w:szCs w:val="24"/>
        </w:rPr>
        <w:t>benefit</w:t>
      </w:r>
      <w:r w:rsidRPr="007B6C73">
        <w:rPr>
          <w:rFonts w:ascii="Times New Roman" w:hAnsi="Times New Roman" w:cs="Times New Roman"/>
          <w:sz w:val="24"/>
          <w:szCs w:val="24"/>
        </w:rPr>
        <w:t xml:space="preserve"> a company’s valuation in the first couple </w:t>
      </w:r>
      <w:r w:rsidR="00FC6273">
        <w:rPr>
          <w:rFonts w:ascii="Times New Roman" w:hAnsi="Times New Roman" w:cs="Times New Roman"/>
          <w:sz w:val="24"/>
          <w:szCs w:val="24"/>
        </w:rPr>
        <w:t xml:space="preserve">of </w:t>
      </w:r>
      <w:r w:rsidRPr="007B6C73">
        <w:rPr>
          <w:rFonts w:ascii="Times New Roman" w:hAnsi="Times New Roman" w:cs="Times New Roman"/>
          <w:sz w:val="24"/>
          <w:szCs w:val="24"/>
        </w:rPr>
        <w:t xml:space="preserve">years of a pledge. While existing literature hinted that very </w:t>
      </w:r>
      <w:r w:rsidR="00FC6273" w:rsidRPr="007B6C73">
        <w:rPr>
          <w:rFonts w:ascii="Times New Roman" w:hAnsi="Times New Roman" w:cs="Times New Roman"/>
          <w:sz w:val="24"/>
          <w:szCs w:val="24"/>
        </w:rPr>
        <w:t>short-run</w:t>
      </w:r>
      <w:r w:rsidRPr="007B6C73">
        <w:rPr>
          <w:rFonts w:ascii="Times New Roman" w:hAnsi="Times New Roman" w:cs="Times New Roman"/>
          <w:sz w:val="24"/>
          <w:szCs w:val="24"/>
        </w:rPr>
        <w:t xml:space="preserve"> outcomes would be lower, </w:t>
      </w:r>
      <w:r w:rsidR="008D2929">
        <w:rPr>
          <w:rFonts w:ascii="Times New Roman" w:hAnsi="Times New Roman" w:cs="Times New Roman"/>
          <w:sz w:val="24"/>
          <w:szCs w:val="24"/>
        </w:rPr>
        <w:t>these negative outcomes continue to exist for longer periods</w:t>
      </w:r>
      <w:r w:rsidRPr="007B6C73">
        <w:rPr>
          <w:rFonts w:ascii="Times New Roman" w:hAnsi="Times New Roman" w:cs="Times New Roman"/>
          <w:sz w:val="24"/>
          <w:szCs w:val="24"/>
        </w:rPr>
        <w:t xml:space="preserve">. Investor fears surrounding </w:t>
      </w:r>
      <w:r w:rsidR="00513E58">
        <w:rPr>
          <w:rFonts w:ascii="Times New Roman" w:hAnsi="Times New Roman" w:cs="Times New Roman"/>
          <w:sz w:val="24"/>
          <w:szCs w:val="24"/>
        </w:rPr>
        <w:t xml:space="preserve">a </w:t>
      </w:r>
      <w:r w:rsidRPr="007B6C73">
        <w:rPr>
          <w:rFonts w:ascii="Times New Roman" w:hAnsi="Times New Roman" w:cs="Times New Roman"/>
          <w:sz w:val="24"/>
          <w:szCs w:val="24"/>
        </w:rPr>
        <w:t xml:space="preserve">lack of economic prioritization </w:t>
      </w:r>
      <w:r w:rsidR="00513E58" w:rsidRPr="007B6C73">
        <w:rPr>
          <w:rFonts w:ascii="Times New Roman" w:hAnsi="Times New Roman" w:cs="Times New Roman"/>
          <w:sz w:val="24"/>
          <w:szCs w:val="24"/>
        </w:rPr>
        <w:t>seem</w:t>
      </w:r>
      <w:r w:rsidRPr="007B6C73">
        <w:rPr>
          <w:rFonts w:ascii="Times New Roman" w:hAnsi="Times New Roman" w:cs="Times New Roman"/>
          <w:sz w:val="24"/>
          <w:szCs w:val="24"/>
        </w:rPr>
        <w:t xml:space="preserve"> to overpower the demand increase from public praise </w:t>
      </w:r>
      <w:r w:rsidR="00513E58">
        <w:rPr>
          <w:rFonts w:ascii="Times New Roman" w:hAnsi="Times New Roman" w:cs="Times New Roman"/>
          <w:sz w:val="24"/>
          <w:szCs w:val="24"/>
        </w:rPr>
        <w:t>regarding</w:t>
      </w:r>
      <w:r w:rsidRPr="007B6C73">
        <w:rPr>
          <w:rFonts w:ascii="Times New Roman" w:hAnsi="Times New Roman" w:cs="Times New Roman"/>
          <w:sz w:val="24"/>
          <w:szCs w:val="24"/>
        </w:rPr>
        <w:t xml:space="preserve"> company valuation. </w:t>
      </w:r>
    </w:p>
    <w:p w14:paraId="5CD7969B" w14:textId="0CA5C4B6" w:rsidR="0001508C" w:rsidRPr="007B6C73" w:rsidRDefault="0001508C" w:rsidP="003A3E17">
      <w:pPr>
        <w:pStyle w:val="Heading2"/>
        <w:spacing w:after="240" w:line="480" w:lineRule="auto"/>
        <w:rPr>
          <w:rFonts w:ascii="Times New Roman" w:hAnsi="Times New Roman" w:cs="Times New Roman"/>
          <w:sz w:val="24"/>
          <w:szCs w:val="24"/>
        </w:rPr>
      </w:pPr>
      <w:bookmarkStart w:id="11" w:name="_Toc195731905"/>
      <w:r w:rsidRPr="007B6C73">
        <w:rPr>
          <w:rFonts w:ascii="Times New Roman" w:hAnsi="Times New Roman" w:cs="Times New Roman"/>
          <w:i/>
          <w:iCs/>
          <w:sz w:val="24"/>
          <w:szCs w:val="24"/>
        </w:rPr>
        <w:t xml:space="preserve">4.2 </w:t>
      </w:r>
      <w:r w:rsidR="00513E58">
        <w:rPr>
          <w:rFonts w:ascii="Times New Roman" w:hAnsi="Times New Roman" w:cs="Times New Roman"/>
          <w:i/>
          <w:iCs/>
          <w:sz w:val="24"/>
          <w:szCs w:val="24"/>
        </w:rPr>
        <w:t>Heterogeneous</w:t>
      </w:r>
      <w:r w:rsidRPr="007B6C73">
        <w:rPr>
          <w:rFonts w:ascii="Times New Roman" w:hAnsi="Times New Roman" w:cs="Times New Roman"/>
          <w:i/>
          <w:iCs/>
          <w:sz w:val="24"/>
          <w:szCs w:val="24"/>
        </w:rPr>
        <w:t xml:space="preserve"> Carbon Pledge Variation on Average Stock Price</w:t>
      </w:r>
      <w:bookmarkEnd w:id="11"/>
    </w:p>
    <w:p w14:paraId="4BD225D9" w14:textId="6DA18B31"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The baseline stock effects suggest companies take on some financial risks by making climate commitments, but this may mask some </w:t>
      </w:r>
      <w:r w:rsidR="00F7034E">
        <w:rPr>
          <w:rFonts w:ascii="Times New Roman" w:hAnsi="Times New Roman" w:cs="Times New Roman"/>
          <w:sz w:val="24"/>
          <w:szCs w:val="24"/>
        </w:rPr>
        <w:t xml:space="preserve">pledge content </w:t>
      </w:r>
      <w:r w:rsidRPr="007B6C73">
        <w:rPr>
          <w:rFonts w:ascii="Times New Roman" w:hAnsi="Times New Roman" w:cs="Times New Roman"/>
          <w:sz w:val="24"/>
          <w:szCs w:val="24"/>
        </w:rPr>
        <w:t xml:space="preserve">heterogeneity. For example, commitments with more urgent completion dates are much more disruptive to business activity than distant </w:t>
      </w:r>
      <w:r w:rsidR="00F7034E" w:rsidRPr="007B6C73">
        <w:rPr>
          <w:rFonts w:ascii="Times New Roman" w:hAnsi="Times New Roman" w:cs="Times New Roman"/>
          <w:sz w:val="24"/>
          <w:szCs w:val="24"/>
        </w:rPr>
        <w:t>commitments</w:t>
      </w:r>
      <w:r w:rsidR="00513E58">
        <w:rPr>
          <w:rFonts w:ascii="Times New Roman" w:hAnsi="Times New Roman" w:cs="Times New Roman"/>
          <w:sz w:val="24"/>
          <w:szCs w:val="24"/>
        </w:rPr>
        <w:t>,</w:t>
      </w:r>
      <w:r w:rsidRPr="007B6C73">
        <w:rPr>
          <w:rFonts w:ascii="Times New Roman" w:hAnsi="Times New Roman" w:cs="Times New Roman"/>
          <w:sz w:val="24"/>
          <w:szCs w:val="24"/>
        </w:rPr>
        <w:t xml:space="preserve"> and stock price responses may capture that. </w:t>
      </w:r>
      <w:commentRangeStart w:id="12"/>
      <w:r w:rsidRPr="007B6C73">
        <w:rPr>
          <w:rFonts w:ascii="Times New Roman" w:hAnsi="Times New Roman" w:cs="Times New Roman"/>
          <w:sz w:val="24"/>
          <w:szCs w:val="24"/>
        </w:rPr>
        <w:t xml:space="preserve">I delve deeper into </w:t>
      </w:r>
      <w:r w:rsidR="00F7034E" w:rsidRPr="007B6C73">
        <w:rPr>
          <w:rFonts w:ascii="Times New Roman" w:hAnsi="Times New Roman" w:cs="Times New Roman"/>
          <w:sz w:val="24"/>
          <w:szCs w:val="24"/>
        </w:rPr>
        <w:t>three</w:t>
      </w:r>
      <w:r w:rsidRPr="007B6C73">
        <w:rPr>
          <w:rFonts w:ascii="Times New Roman" w:hAnsi="Times New Roman" w:cs="Times New Roman"/>
          <w:sz w:val="24"/>
          <w:szCs w:val="24"/>
        </w:rPr>
        <w:t xml:space="preserve"> important elements of </w:t>
      </w:r>
      <w:r w:rsidR="006E0C17">
        <w:rPr>
          <w:rFonts w:ascii="Times New Roman" w:hAnsi="Times New Roman" w:cs="Times New Roman"/>
          <w:sz w:val="24"/>
          <w:szCs w:val="24"/>
        </w:rPr>
        <w:t xml:space="preserve">a </w:t>
      </w:r>
      <w:r w:rsidRPr="007B6C73">
        <w:rPr>
          <w:rFonts w:ascii="Times New Roman" w:hAnsi="Times New Roman" w:cs="Times New Roman"/>
          <w:sz w:val="24"/>
          <w:szCs w:val="24"/>
        </w:rPr>
        <w:t xml:space="preserve">carbon pledge: the use of carbon credits, interim pledge targets, </w:t>
      </w:r>
      <w:r w:rsidR="006E0C17">
        <w:rPr>
          <w:rFonts w:ascii="Times New Roman" w:hAnsi="Times New Roman" w:cs="Times New Roman"/>
          <w:sz w:val="24"/>
          <w:szCs w:val="24"/>
        </w:rPr>
        <w:t xml:space="preserve">and </w:t>
      </w:r>
      <w:r w:rsidR="00513E58">
        <w:rPr>
          <w:rFonts w:ascii="Times New Roman" w:hAnsi="Times New Roman" w:cs="Times New Roman"/>
          <w:sz w:val="24"/>
          <w:szCs w:val="24"/>
        </w:rPr>
        <w:t>completion</w:t>
      </w:r>
      <w:r w:rsidRPr="007B6C73">
        <w:rPr>
          <w:rFonts w:ascii="Times New Roman" w:hAnsi="Times New Roman" w:cs="Times New Roman"/>
          <w:sz w:val="24"/>
          <w:szCs w:val="24"/>
        </w:rPr>
        <w:t xml:space="preserve"> dates.</w:t>
      </w:r>
      <w:commentRangeEnd w:id="12"/>
      <w:r w:rsidRPr="007B6C73">
        <w:rPr>
          <w:rStyle w:val="CommentReference"/>
          <w:rFonts w:ascii="Times New Roman" w:hAnsi="Times New Roman" w:cs="Times New Roman"/>
          <w:sz w:val="24"/>
          <w:szCs w:val="24"/>
        </w:rPr>
        <w:commentReference w:id="12"/>
      </w:r>
      <w:r w:rsidRPr="007B6C73">
        <w:rPr>
          <w:rFonts w:ascii="Times New Roman" w:hAnsi="Times New Roman" w:cs="Times New Roman"/>
          <w:sz w:val="24"/>
          <w:szCs w:val="24"/>
        </w:rPr>
        <w:t xml:space="preserve"> For each of these experiments, I analyze </w:t>
      </w:r>
      <w:r w:rsidR="00587F62">
        <w:rPr>
          <w:rFonts w:ascii="Times New Roman" w:hAnsi="Times New Roman" w:cs="Times New Roman"/>
          <w:sz w:val="24"/>
          <w:szCs w:val="24"/>
        </w:rPr>
        <w:t>the variables' impact</w:t>
      </w:r>
      <w:r w:rsidRPr="007B6C73">
        <w:rPr>
          <w:rFonts w:ascii="Times New Roman" w:hAnsi="Times New Roman" w:cs="Times New Roman"/>
          <w:sz w:val="24"/>
          <w:szCs w:val="24"/>
        </w:rPr>
        <w:t xml:space="preserve"> on my staggered </w:t>
      </w:r>
      <w:proofErr w:type="spellStart"/>
      <w:r w:rsidRPr="007B6C73">
        <w:rPr>
          <w:rFonts w:ascii="Times New Roman" w:hAnsi="Times New Roman" w:cs="Times New Roman"/>
          <w:sz w:val="24"/>
          <w:szCs w:val="24"/>
        </w:rPr>
        <w:t>DiD</w:t>
      </w:r>
      <w:proofErr w:type="spellEnd"/>
      <w:r w:rsidRPr="007B6C73">
        <w:rPr>
          <w:rFonts w:ascii="Times New Roman" w:hAnsi="Times New Roman" w:cs="Times New Roman"/>
          <w:sz w:val="24"/>
          <w:szCs w:val="24"/>
        </w:rPr>
        <w:t xml:space="preserve"> result. </w:t>
      </w:r>
      <w:r w:rsidRPr="007B6C73">
        <w:rPr>
          <w:rFonts w:ascii="Times New Roman" w:hAnsi="Times New Roman" w:cs="Times New Roman"/>
          <w:sz w:val="24"/>
          <w:szCs w:val="24"/>
        </w:rPr>
        <w:tab/>
      </w:r>
    </w:p>
    <w:p w14:paraId="7CE3424D" w14:textId="53EF4C45" w:rsidR="0001508C" w:rsidRPr="007B6C73" w:rsidRDefault="0001508C" w:rsidP="003A3E17">
      <w:pPr>
        <w:pStyle w:val="Heading2"/>
        <w:spacing w:before="0" w:after="240" w:line="480" w:lineRule="auto"/>
        <w:rPr>
          <w:rFonts w:ascii="Times New Roman" w:hAnsi="Times New Roman" w:cs="Times New Roman"/>
          <w:sz w:val="24"/>
          <w:szCs w:val="24"/>
        </w:rPr>
      </w:pPr>
      <w:bookmarkStart w:id="13" w:name="_Toc195731906"/>
      <w:r w:rsidRPr="007B6C73">
        <w:rPr>
          <w:rFonts w:ascii="Times New Roman" w:hAnsi="Times New Roman" w:cs="Times New Roman"/>
          <w:i/>
          <w:iCs/>
          <w:sz w:val="24"/>
          <w:szCs w:val="24"/>
        </w:rPr>
        <w:lastRenderedPageBreak/>
        <w:t>4.2.1 Carbon Credit Impact</w:t>
      </w:r>
      <w:bookmarkEnd w:id="13"/>
    </w:p>
    <w:p w14:paraId="2CE195D1" w14:textId="004C2360" w:rsidR="0001508C" w:rsidRPr="007B6C73" w:rsidRDefault="0001508C" w:rsidP="003A3E17">
      <w:pPr>
        <w:spacing w:after="240" w:line="480" w:lineRule="auto"/>
        <w:rPr>
          <w:rFonts w:ascii="Times New Roman" w:hAnsi="Times New Roman" w:cs="Times New Roman"/>
          <w:sz w:val="24"/>
          <w:szCs w:val="24"/>
        </w:rPr>
      </w:pPr>
      <w:r w:rsidRPr="007B6C73">
        <w:rPr>
          <w:rFonts w:ascii="Times New Roman" w:hAnsi="Times New Roman" w:cs="Times New Roman"/>
          <w:sz w:val="24"/>
          <w:szCs w:val="24"/>
        </w:rPr>
        <w:tab/>
        <w:t xml:space="preserve">The first </w:t>
      </w:r>
      <w:r w:rsidR="006843BB">
        <w:rPr>
          <w:rFonts w:ascii="Times New Roman" w:hAnsi="Times New Roman" w:cs="Times New Roman"/>
          <w:sz w:val="24"/>
          <w:szCs w:val="24"/>
        </w:rPr>
        <w:t xml:space="preserve">test for </w:t>
      </w:r>
      <w:r w:rsidRPr="007B6C73">
        <w:rPr>
          <w:rFonts w:ascii="Times New Roman" w:hAnsi="Times New Roman" w:cs="Times New Roman"/>
          <w:sz w:val="24"/>
          <w:szCs w:val="24"/>
        </w:rPr>
        <w:t xml:space="preserve">variation </w:t>
      </w:r>
      <w:r w:rsidR="006843BB">
        <w:rPr>
          <w:rFonts w:ascii="Times New Roman" w:hAnsi="Times New Roman" w:cs="Times New Roman"/>
          <w:sz w:val="24"/>
          <w:szCs w:val="24"/>
        </w:rPr>
        <w:t>uses the</w:t>
      </w:r>
      <w:r w:rsidRPr="007B6C73">
        <w:rPr>
          <w:rFonts w:ascii="Times New Roman" w:hAnsi="Times New Roman" w:cs="Times New Roman"/>
          <w:sz w:val="24"/>
          <w:szCs w:val="24"/>
        </w:rPr>
        <w:t xml:space="preserve"> expressed use of carbon credits within </w:t>
      </w:r>
      <w:r w:rsidR="006843BB">
        <w:rPr>
          <w:rFonts w:ascii="Times New Roman" w:hAnsi="Times New Roman" w:cs="Times New Roman"/>
          <w:sz w:val="24"/>
          <w:szCs w:val="24"/>
        </w:rPr>
        <w:t xml:space="preserve">a </w:t>
      </w:r>
      <w:r w:rsidR="006843BB" w:rsidRPr="007B6C73">
        <w:rPr>
          <w:rFonts w:ascii="Times New Roman" w:hAnsi="Times New Roman" w:cs="Times New Roman"/>
          <w:sz w:val="24"/>
          <w:szCs w:val="24"/>
        </w:rPr>
        <w:t>carbon-neutral</w:t>
      </w:r>
      <w:r w:rsidRPr="007B6C73">
        <w:rPr>
          <w:rFonts w:ascii="Times New Roman" w:hAnsi="Times New Roman" w:cs="Times New Roman"/>
          <w:sz w:val="24"/>
          <w:szCs w:val="24"/>
        </w:rPr>
        <w:t xml:space="preserve"> pledge. Because the Carbon Pledge Tracking dataset has </w:t>
      </w:r>
      <w:r w:rsidR="006843BB" w:rsidRPr="007B6C73">
        <w:rPr>
          <w:rFonts w:ascii="Times New Roman" w:hAnsi="Times New Roman" w:cs="Times New Roman"/>
          <w:sz w:val="24"/>
          <w:szCs w:val="24"/>
        </w:rPr>
        <w:t>three</w:t>
      </w:r>
      <w:r w:rsidRPr="007B6C73">
        <w:rPr>
          <w:rFonts w:ascii="Times New Roman" w:hAnsi="Times New Roman" w:cs="Times New Roman"/>
          <w:sz w:val="24"/>
          <w:szCs w:val="24"/>
        </w:rPr>
        <w:t xml:space="preserve"> categories for this variable, “Yes,” “No,” and “Not Specified,” I compare each category with the same control group from the original staggered </w:t>
      </w:r>
      <w:proofErr w:type="spellStart"/>
      <w:r w:rsidR="006843BB">
        <w:rPr>
          <w:rFonts w:ascii="Times New Roman" w:hAnsi="Times New Roman" w:cs="Times New Roman"/>
          <w:sz w:val="24"/>
          <w:szCs w:val="24"/>
        </w:rPr>
        <w:t>DiD</w:t>
      </w:r>
      <w:commentRangeStart w:id="14"/>
      <w:commentRangeStart w:id="15"/>
      <w:proofErr w:type="spellEnd"/>
      <w:r w:rsidRPr="007B6C73">
        <w:rPr>
          <w:rFonts w:ascii="Times New Roman" w:hAnsi="Times New Roman" w:cs="Times New Roman"/>
          <w:sz w:val="24"/>
          <w:szCs w:val="24"/>
        </w:rPr>
        <w:t xml:space="preserve">. </w:t>
      </w:r>
      <w:r w:rsidR="00AF3CB0" w:rsidRPr="007B6C73">
        <w:rPr>
          <w:rFonts w:ascii="Times New Roman" w:hAnsi="Times New Roman" w:cs="Times New Roman"/>
          <w:sz w:val="24"/>
          <w:szCs w:val="24"/>
        </w:rPr>
        <w:t xml:space="preserve">Table 5 and </w:t>
      </w:r>
      <w:r w:rsidRPr="007B6C73">
        <w:rPr>
          <w:rFonts w:ascii="Times New Roman" w:hAnsi="Times New Roman" w:cs="Times New Roman"/>
          <w:sz w:val="24"/>
          <w:szCs w:val="24"/>
        </w:rPr>
        <w:t xml:space="preserve">Figure 2 </w:t>
      </w:r>
      <w:r w:rsidR="00AF3CB0" w:rsidRPr="007B6C73">
        <w:rPr>
          <w:rFonts w:ascii="Times New Roman" w:hAnsi="Times New Roman" w:cs="Times New Roman"/>
          <w:sz w:val="24"/>
          <w:szCs w:val="24"/>
        </w:rPr>
        <w:t>show</w:t>
      </w:r>
      <w:r w:rsidRPr="007B6C73">
        <w:rPr>
          <w:rFonts w:ascii="Times New Roman" w:hAnsi="Times New Roman" w:cs="Times New Roman"/>
          <w:sz w:val="24"/>
          <w:szCs w:val="24"/>
        </w:rPr>
        <w:t xml:space="preserve"> these three plots. </w:t>
      </w:r>
      <w:commentRangeEnd w:id="14"/>
      <w:r w:rsidRPr="007B6C73">
        <w:rPr>
          <w:rStyle w:val="CommentReference"/>
          <w:rFonts w:ascii="Times New Roman" w:hAnsi="Times New Roman" w:cs="Times New Roman"/>
          <w:sz w:val="24"/>
          <w:szCs w:val="24"/>
        </w:rPr>
        <w:commentReference w:id="14"/>
      </w:r>
      <w:commentRangeEnd w:id="15"/>
      <w:r w:rsidRPr="007B6C73">
        <w:rPr>
          <w:rStyle w:val="CommentReference"/>
          <w:rFonts w:ascii="Times New Roman" w:hAnsi="Times New Roman" w:cs="Times New Roman"/>
          <w:sz w:val="24"/>
          <w:szCs w:val="24"/>
        </w:rPr>
        <w:commentReference w:id="15"/>
      </w:r>
    </w:p>
    <w:p w14:paraId="653D36CF" w14:textId="7513E28D" w:rsidR="0001508C" w:rsidRPr="007B6C73" w:rsidRDefault="0001508C" w:rsidP="006843BB">
      <w:pPr>
        <w:spacing w:after="0" w:line="480" w:lineRule="auto"/>
        <w:jc w:val="center"/>
        <w:rPr>
          <w:rFonts w:ascii="Times New Roman" w:hAnsi="Times New Roman" w:cs="Times New Roman"/>
          <w:sz w:val="24"/>
          <w:szCs w:val="24"/>
        </w:rPr>
      </w:pPr>
      <w:r w:rsidRPr="007B6C73">
        <w:rPr>
          <w:rFonts w:ascii="Times New Roman" w:hAnsi="Times New Roman" w:cs="Times New Roman"/>
          <w:noProof/>
          <w:sz w:val="24"/>
          <w:szCs w:val="24"/>
        </w:rPr>
        <w:drawing>
          <wp:inline distT="0" distB="0" distL="0" distR="0" wp14:anchorId="5820E8C6" wp14:editId="1133E21F">
            <wp:extent cx="3000375" cy="3116668"/>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028458" cy="3145840"/>
                    </a:xfrm>
                    <a:prstGeom prst="rect">
                      <a:avLst/>
                    </a:prstGeom>
                  </pic:spPr>
                </pic:pic>
              </a:graphicData>
            </a:graphic>
          </wp:inline>
        </w:drawing>
      </w:r>
    </w:p>
    <w:p w14:paraId="786C92C4" w14:textId="0D2B9F29" w:rsidR="0001508C" w:rsidRPr="007B6C73" w:rsidRDefault="0001508C" w:rsidP="003A3E17">
      <w:pPr>
        <w:pStyle w:val="NoSpacing"/>
        <w:spacing w:after="240" w:line="276" w:lineRule="auto"/>
        <w:jc w:val="center"/>
        <w:rPr>
          <w:rFonts w:ascii="Times New Roman" w:hAnsi="Times New Roman" w:cs="Times New Roman"/>
          <w:b/>
          <w:bCs/>
        </w:rPr>
      </w:pPr>
      <w:r w:rsidRPr="007B6C73">
        <w:rPr>
          <w:rFonts w:ascii="Times New Roman" w:hAnsi="Times New Roman" w:cs="Times New Roman"/>
        </w:rPr>
        <w:fldChar w:fldCharType="begin"/>
      </w:r>
      <w:r w:rsidRPr="007B6C73">
        <w:rPr>
          <w:rFonts w:ascii="Times New Roman" w:hAnsi="Times New Roman" w:cs="Times New Roman"/>
        </w:rPr>
        <w:instrText xml:space="preserve"> INCLUDEPICTURE "http://127.0.0.1:46873/chunk_output/72847C89140f7bbb/55839BB4/c229s8plcfg93/00007e.png?fixed_size=1" \* MERGEFORMATINET </w:instrText>
      </w:r>
      <w:r w:rsidRPr="007B6C73">
        <w:rPr>
          <w:rFonts w:ascii="Times New Roman" w:hAnsi="Times New Roman" w:cs="Times New Roman"/>
        </w:rPr>
        <w:fldChar w:fldCharType="separate"/>
      </w:r>
      <w:r w:rsidRPr="007B6C73">
        <w:rPr>
          <w:rFonts w:ascii="Times New Roman" w:hAnsi="Times New Roman" w:cs="Times New Roman"/>
          <w:noProof/>
        </w:rPr>
        <mc:AlternateContent>
          <mc:Choice Requires="wps">
            <w:drawing>
              <wp:inline distT="0" distB="0" distL="0" distR="0" wp14:anchorId="5FF71F09" wp14:editId="266E9103">
                <wp:extent cx="302895" cy="302895"/>
                <wp:effectExtent l="0" t="0" r="0" b="0"/>
                <wp:docPr id="70990165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576F5" id="Rectangle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" filled="f" stroked="f">
                <o:lock v:ext="edit" aspectratio="t"/>
                <w10:anchorlock/>
              </v:rect>
            </w:pict>
          </mc:Fallback>
        </mc:AlternateContent>
      </w:r>
      <w:r w:rsidRPr="007B6C73">
        <w:rPr>
          <w:rFonts w:ascii="Times New Roman" w:hAnsi="Times New Roman" w:cs="Times New Roman"/>
        </w:rPr>
        <w:fldChar w:fldCharType="end"/>
      </w:r>
      <w:r w:rsidRPr="007B6C73">
        <w:rPr>
          <w:rFonts w:ascii="Times New Roman" w:hAnsi="Times New Roman" w:cs="Times New Roman"/>
        </w:rPr>
        <w:t xml:space="preserve"> </w:t>
      </w:r>
      <w:r w:rsidRPr="007B6C73">
        <w:rPr>
          <w:rFonts w:ascii="Times New Roman" w:hAnsi="Times New Roman" w:cs="Times New Roman"/>
        </w:rPr>
        <w:fldChar w:fldCharType="begin"/>
      </w:r>
      <w:r w:rsidRPr="007B6C73">
        <w:rPr>
          <w:rFonts w:ascii="Times New Roman" w:hAnsi="Times New Roman" w:cs="Times New Roman"/>
        </w:rPr>
        <w:instrText xml:space="preserve"> INCLUDEPICTURE "http://127.0.0.1:46873/chunk_output/72847C89140f7bbb/55839BB4/c229s8plcfg93/00007e.png?fixed_size=1" \* MERGEFORMATINET </w:instrText>
      </w:r>
      <w:r w:rsidRPr="007B6C73">
        <w:rPr>
          <w:rFonts w:ascii="Times New Roman" w:hAnsi="Times New Roman" w:cs="Times New Roman"/>
        </w:rPr>
        <w:fldChar w:fldCharType="separate"/>
      </w:r>
      <w:r w:rsidRPr="007B6C73">
        <w:rPr>
          <w:rFonts w:ascii="Times New Roman" w:hAnsi="Times New Roman" w:cs="Times New Roman"/>
          <w:noProof/>
        </w:rPr>
        <mc:AlternateContent>
          <mc:Choice Requires="wps">
            <w:drawing>
              <wp:inline distT="0" distB="0" distL="0" distR="0" wp14:anchorId="7ABDDEE0" wp14:editId="611C3FD1">
                <wp:extent cx="302895" cy="302895"/>
                <wp:effectExtent l="0" t="0" r="0" b="0"/>
                <wp:docPr id="166403109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6145B" id="Rectangle 8"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" filled="f" stroked="f">
                <o:lock v:ext="edit" aspectratio="t"/>
                <w10:anchorlock/>
              </v:rect>
            </w:pict>
          </mc:Fallback>
        </mc:AlternateContent>
      </w:r>
      <w:r w:rsidRPr="007B6C73">
        <w:rPr>
          <w:rFonts w:ascii="Times New Roman" w:hAnsi="Times New Roman" w:cs="Times New Roman"/>
        </w:rPr>
        <w:fldChar w:fldCharType="end"/>
      </w:r>
      <w:r w:rsidRPr="003A3E17">
        <w:rPr>
          <w:rFonts w:ascii="Times New Roman" w:hAnsi="Times New Roman" w:cs="Times New Roman"/>
          <w:b/>
          <w:bCs/>
        </w:rPr>
        <w:t>Figure 2: Carbon Credit Heterogeneity</w:t>
      </w:r>
    </w:p>
    <w:p w14:paraId="638D1004" w14:textId="76E9F5BC" w:rsidR="0001508C" w:rsidRPr="007B6C73" w:rsidRDefault="0001508C" w:rsidP="003A3E17">
      <w:pPr>
        <w:pStyle w:val="NoSpacing"/>
        <w:spacing w:after="240" w:line="480" w:lineRule="auto"/>
        <w:jc w:val="center"/>
        <w:rPr>
          <w:rFonts w:ascii="Times New Roman" w:hAnsi="Times New Roman" w:cs="Times New Roman"/>
          <w:b/>
          <w:bCs/>
        </w:rPr>
      </w:pPr>
      <w:r w:rsidRPr="007B6C73">
        <w:rPr>
          <w:rFonts w:ascii="Times New Roman" w:hAnsi="Times New Roman" w:cs="Times New Roman"/>
          <w:b/>
          <w:bCs/>
          <w:noProof/>
        </w:rPr>
        <w:drawing>
          <wp:inline distT="0" distB="0" distL="0" distR="0" wp14:anchorId="5F32D1AF" wp14:editId="68D91078">
            <wp:extent cx="5943600" cy="2262505"/>
            <wp:effectExtent l="0" t="0" r="0" b="4445"/>
            <wp:docPr id="20" name="Picture 19">
              <a:extLst xmlns:a="http://schemas.openxmlformats.org/drawingml/2006/main">
                <a:ext uri="{FF2B5EF4-FFF2-40B4-BE49-F238E27FC236}">
                  <a16:creationId xmlns:a16="http://schemas.microsoft.com/office/drawing/2014/main" id="{471629D3-9686-46F3-8B93-E7823BDCB1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471629D3-9686-46F3-8B93-E7823BDCB1EA}"/>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l="869" t="6608"/>
                    <a:stretch/>
                  </pic:blipFill>
                  <pic:spPr>
                    <a:xfrm>
                      <a:off x="0" y="0"/>
                      <a:ext cx="5943600" cy="2262505"/>
                    </a:xfrm>
                    <a:prstGeom prst="rect">
                      <a:avLst/>
                    </a:prstGeom>
                  </pic:spPr>
                </pic:pic>
              </a:graphicData>
            </a:graphic>
          </wp:inline>
        </w:drawing>
      </w:r>
    </w:p>
    <w:p w14:paraId="2FAC42BE" w14:textId="57282053"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lastRenderedPageBreak/>
        <w:t xml:space="preserve">These </w:t>
      </w:r>
      <w:r w:rsidR="006811A7">
        <w:rPr>
          <w:rFonts w:ascii="Times New Roman" w:hAnsi="Times New Roman" w:cs="Times New Roman"/>
          <w:sz w:val="24"/>
          <w:szCs w:val="24"/>
        </w:rPr>
        <w:t xml:space="preserve">results suggest </w:t>
      </w:r>
      <w:r w:rsidRPr="007B6C73">
        <w:rPr>
          <w:rFonts w:ascii="Times New Roman" w:hAnsi="Times New Roman" w:cs="Times New Roman"/>
          <w:sz w:val="24"/>
          <w:szCs w:val="24"/>
        </w:rPr>
        <w:t xml:space="preserve">that </w:t>
      </w:r>
      <w:r w:rsidR="006A543D">
        <w:rPr>
          <w:rFonts w:ascii="Times New Roman" w:hAnsi="Times New Roman" w:cs="Times New Roman"/>
          <w:sz w:val="24"/>
          <w:szCs w:val="24"/>
        </w:rPr>
        <w:t xml:space="preserve">providing carbon credit information </w:t>
      </w:r>
      <w:r w:rsidR="00A557FF">
        <w:rPr>
          <w:rFonts w:ascii="Times New Roman" w:hAnsi="Times New Roman" w:cs="Times New Roman"/>
          <w:sz w:val="24"/>
          <w:szCs w:val="24"/>
        </w:rPr>
        <w:t>minimizes</w:t>
      </w:r>
      <w:r w:rsidR="001B42B6">
        <w:rPr>
          <w:rFonts w:ascii="Times New Roman" w:hAnsi="Times New Roman" w:cs="Times New Roman"/>
          <w:sz w:val="24"/>
          <w:szCs w:val="24"/>
        </w:rPr>
        <w:t xml:space="preserve"> </w:t>
      </w:r>
      <w:r w:rsidR="004952A4">
        <w:rPr>
          <w:rFonts w:ascii="Times New Roman" w:hAnsi="Times New Roman" w:cs="Times New Roman"/>
          <w:sz w:val="24"/>
          <w:szCs w:val="24"/>
        </w:rPr>
        <w:t>investors'</w:t>
      </w:r>
      <w:r w:rsidR="006A543D">
        <w:rPr>
          <w:rFonts w:ascii="Times New Roman" w:hAnsi="Times New Roman" w:cs="Times New Roman"/>
          <w:sz w:val="24"/>
          <w:szCs w:val="24"/>
        </w:rPr>
        <w:t xml:space="preserve"> initial shock </w:t>
      </w:r>
      <w:r w:rsidR="001B42B6">
        <w:rPr>
          <w:rFonts w:ascii="Times New Roman" w:hAnsi="Times New Roman" w:cs="Times New Roman"/>
          <w:sz w:val="24"/>
          <w:szCs w:val="24"/>
        </w:rPr>
        <w:t xml:space="preserve">surrounding </w:t>
      </w:r>
      <w:r w:rsidR="004952A4">
        <w:rPr>
          <w:rFonts w:ascii="Times New Roman" w:hAnsi="Times New Roman" w:cs="Times New Roman"/>
          <w:sz w:val="24"/>
          <w:szCs w:val="24"/>
        </w:rPr>
        <w:t>carbon pledges</w:t>
      </w:r>
      <w:r w:rsidRPr="007B6C73">
        <w:rPr>
          <w:rFonts w:ascii="Times New Roman" w:hAnsi="Times New Roman" w:cs="Times New Roman"/>
          <w:sz w:val="24"/>
          <w:szCs w:val="24"/>
        </w:rPr>
        <w:t xml:space="preserve">. When information on carbon credits is </w:t>
      </w:r>
      <w:r w:rsidR="006A543D">
        <w:rPr>
          <w:rFonts w:ascii="Times New Roman" w:hAnsi="Times New Roman" w:cs="Times New Roman"/>
          <w:sz w:val="24"/>
          <w:szCs w:val="24"/>
        </w:rPr>
        <w:t>unavailable</w:t>
      </w:r>
      <w:r w:rsidRPr="007B6C73">
        <w:rPr>
          <w:rFonts w:ascii="Times New Roman" w:hAnsi="Times New Roman" w:cs="Times New Roman"/>
          <w:sz w:val="24"/>
          <w:szCs w:val="24"/>
        </w:rPr>
        <w:t xml:space="preserve"> (“Not Specified”), companies seem to experience a large, yet imprecisely estimated</w:t>
      </w:r>
      <w:r w:rsidR="006A543D">
        <w:rPr>
          <w:rFonts w:ascii="Times New Roman" w:hAnsi="Times New Roman" w:cs="Times New Roman"/>
          <w:sz w:val="24"/>
          <w:szCs w:val="24"/>
        </w:rPr>
        <w:t>,</w:t>
      </w:r>
      <w:r w:rsidRPr="007B6C73">
        <w:rPr>
          <w:rFonts w:ascii="Times New Roman" w:hAnsi="Times New Roman" w:cs="Times New Roman"/>
          <w:sz w:val="24"/>
          <w:szCs w:val="24"/>
        </w:rPr>
        <w:t xml:space="preserve"> decrease in stock price </w:t>
      </w:r>
      <w:r w:rsidR="006A543D" w:rsidRPr="007B6C73">
        <w:rPr>
          <w:rFonts w:ascii="Times New Roman" w:hAnsi="Times New Roman" w:cs="Times New Roman"/>
          <w:sz w:val="24"/>
          <w:szCs w:val="24"/>
        </w:rPr>
        <w:t>in</w:t>
      </w:r>
      <w:r w:rsidRPr="007B6C73">
        <w:rPr>
          <w:rFonts w:ascii="Times New Roman" w:hAnsi="Times New Roman" w:cs="Times New Roman"/>
          <w:sz w:val="24"/>
          <w:szCs w:val="24"/>
        </w:rPr>
        <w:t xml:space="preserve"> the year of their pledge. However, companies that disclose whether they are using carbon credits </w:t>
      </w:r>
      <w:r w:rsidR="00A557FF">
        <w:rPr>
          <w:rFonts w:ascii="Times New Roman" w:hAnsi="Times New Roman" w:cs="Times New Roman"/>
          <w:sz w:val="24"/>
          <w:szCs w:val="24"/>
        </w:rPr>
        <w:t xml:space="preserve">do not seem to </w:t>
      </w:r>
      <w:r w:rsidRPr="007B6C73">
        <w:rPr>
          <w:rFonts w:ascii="Times New Roman" w:hAnsi="Times New Roman" w:cs="Times New Roman"/>
          <w:sz w:val="24"/>
          <w:szCs w:val="24"/>
        </w:rPr>
        <w:t xml:space="preserve">follow this trend. </w:t>
      </w:r>
      <w:r w:rsidR="006A543D">
        <w:rPr>
          <w:rFonts w:ascii="Times New Roman" w:hAnsi="Times New Roman" w:cs="Times New Roman"/>
          <w:sz w:val="24"/>
          <w:szCs w:val="24"/>
        </w:rPr>
        <w:t>These</w:t>
      </w:r>
      <w:r w:rsidRPr="007B6C73">
        <w:rPr>
          <w:rFonts w:ascii="Times New Roman" w:hAnsi="Times New Roman" w:cs="Times New Roman"/>
          <w:sz w:val="24"/>
          <w:szCs w:val="24"/>
        </w:rPr>
        <w:t xml:space="preserve"> results </w:t>
      </w:r>
      <w:r w:rsidR="006A543D" w:rsidRPr="007B6C73">
        <w:rPr>
          <w:rFonts w:ascii="Times New Roman" w:hAnsi="Times New Roman" w:cs="Times New Roman"/>
          <w:sz w:val="24"/>
          <w:szCs w:val="24"/>
        </w:rPr>
        <w:t>suggest</w:t>
      </w:r>
      <w:r w:rsidRPr="007B6C73">
        <w:rPr>
          <w:rFonts w:ascii="Times New Roman" w:hAnsi="Times New Roman" w:cs="Times New Roman"/>
          <w:sz w:val="24"/>
          <w:szCs w:val="24"/>
        </w:rPr>
        <w:t xml:space="preserve"> that companies that reveal their carbon credit plans don’t experience the negative shock </w:t>
      </w:r>
      <w:r w:rsidR="003C1EC8">
        <w:rPr>
          <w:rFonts w:ascii="Times New Roman" w:hAnsi="Times New Roman" w:cs="Times New Roman"/>
          <w:sz w:val="24"/>
          <w:szCs w:val="24"/>
        </w:rPr>
        <w:t xml:space="preserve">in </w:t>
      </w:r>
      <w:r w:rsidRPr="007B6C73">
        <w:rPr>
          <w:rFonts w:ascii="Times New Roman" w:hAnsi="Times New Roman" w:cs="Times New Roman"/>
          <w:sz w:val="24"/>
          <w:szCs w:val="24"/>
        </w:rPr>
        <w:t>the year of their pledges. After a year, all three groups experience a negative shock</w:t>
      </w:r>
      <w:r w:rsidR="009D526B" w:rsidRPr="007B6C73">
        <w:rPr>
          <w:rFonts w:ascii="Times New Roman" w:hAnsi="Times New Roman" w:cs="Times New Roman"/>
          <w:sz w:val="24"/>
          <w:szCs w:val="24"/>
        </w:rPr>
        <w:t>;</w:t>
      </w:r>
      <w:r w:rsidRPr="007B6C73">
        <w:rPr>
          <w:rFonts w:ascii="Times New Roman" w:hAnsi="Times New Roman" w:cs="Times New Roman"/>
          <w:sz w:val="24"/>
          <w:szCs w:val="24"/>
        </w:rPr>
        <w:t xml:space="preserve"> however, </w:t>
      </w:r>
      <w:r w:rsidR="009D526B">
        <w:rPr>
          <w:rFonts w:ascii="Times New Roman" w:hAnsi="Times New Roman" w:cs="Times New Roman"/>
          <w:sz w:val="24"/>
          <w:szCs w:val="24"/>
        </w:rPr>
        <w:t>companies that don’t specify carbon credit use have notably lower stocks</w:t>
      </w:r>
      <w:r w:rsidRPr="007B6C73">
        <w:rPr>
          <w:rFonts w:ascii="Times New Roman" w:hAnsi="Times New Roman" w:cs="Times New Roman"/>
          <w:sz w:val="24"/>
          <w:szCs w:val="24"/>
        </w:rPr>
        <w:t xml:space="preserve"> the year before </w:t>
      </w:r>
      <w:r w:rsidR="009D526B">
        <w:rPr>
          <w:rFonts w:ascii="Times New Roman" w:hAnsi="Times New Roman" w:cs="Times New Roman"/>
          <w:sz w:val="24"/>
          <w:szCs w:val="24"/>
        </w:rPr>
        <w:t xml:space="preserve">the </w:t>
      </w:r>
      <w:r w:rsidRPr="007B6C73">
        <w:rPr>
          <w:rFonts w:ascii="Times New Roman" w:hAnsi="Times New Roman" w:cs="Times New Roman"/>
          <w:sz w:val="24"/>
          <w:szCs w:val="24"/>
        </w:rPr>
        <w:t xml:space="preserve">pledge. The preceding years show that companies that disclose their carbon credit plans experience positive effects </w:t>
      </w:r>
      <w:r w:rsidR="00035343">
        <w:rPr>
          <w:rFonts w:ascii="Times New Roman" w:hAnsi="Times New Roman" w:cs="Times New Roman"/>
          <w:sz w:val="24"/>
          <w:szCs w:val="24"/>
        </w:rPr>
        <w:t>on stock performance compared to the control groups</w:t>
      </w:r>
      <w:r w:rsidR="00216C62">
        <w:rPr>
          <w:rFonts w:ascii="Times New Roman" w:hAnsi="Times New Roman" w:cs="Times New Roman"/>
          <w:sz w:val="24"/>
          <w:szCs w:val="24"/>
        </w:rPr>
        <w:t>. In contrast,</w:t>
      </w:r>
      <w:r w:rsidR="00035343">
        <w:rPr>
          <w:rFonts w:ascii="Times New Roman" w:hAnsi="Times New Roman" w:cs="Times New Roman"/>
          <w:sz w:val="24"/>
          <w:szCs w:val="24"/>
        </w:rPr>
        <w:t xml:space="preserve"> the unspecified group consistently </w:t>
      </w:r>
      <w:r w:rsidR="00216C62">
        <w:rPr>
          <w:rFonts w:ascii="Times New Roman" w:hAnsi="Times New Roman" w:cs="Times New Roman"/>
          <w:sz w:val="24"/>
          <w:szCs w:val="24"/>
        </w:rPr>
        <w:t>performs</w:t>
      </w:r>
      <w:r w:rsidRPr="007B6C73">
        <w:rPr>
          <w:rFonts w:ascii="Times New Roman" w:hAnsi="Times New Roman" w:cs="Times New Roman"/>
          <w:sz w:val="24"/>
          <w:szCs w:val="24"/>
        </w:rPr>
        <w:t xml:space="preserve"> lower than the control group. When looking at point estimates, </w:t>
      </w:r>
      <w:r w:rsidR="00216C62">
        <w:rPr>
          <w:rFonts w:ascii="Times New Roman" w:hAnsi="Times New Roman" w:cs="Times New Roman"/>
          <w:sz w:val="24"/>
          <w:szCs w:val="24"/>
        </w:rPr>
        <w:t>after</w:t>
      </w:r>
      <w:commentRangeStart w:id="16"/>
      <w:r w:rsidRPr="007B6C73">
        <w:rPr>
          <w:rFonts w:ascii="Times New Roman" w:hAnsi="Times New Roman" w:cs="Times New Roman"/>
          <w:sz w:val="24"/>
          <w:szCs w:val="24"/>
        </w:rPr>
        <w:t xml:space="preserve"> 2 years, companies that do not use carbon credits seem to experience a slightly higher stock success than those that </w:t>
      </w:r>
      <w:r w:rsidR="00216C62" w:rsidRPr="007B6C73">
        <w:rPr>
          <w:rFonts w:ascii="Times New Roman" w:hAnsi="Times New Roman" w:cs="Times New Roman"/>
          <w:sz w:val="24"/>
          <w:szCs w:val="24"/>
        </w:rPr>
        <w:t>use</w:t>
      </w:r>
      <w:r w:rsidRPr="007B6C73">
        <w:rPr>
          <w:rFonts w:ascii="Times New Roman" w:hAnsi="Times New Roman" w:cs="Times New Roman"/>
          <w:sz w:val="24"/>
          <w:szCs w:val="24"/>
        </w:rPr>
        <w:t xml:space="preserve"> carbon credits</w:t>
      </w:r>
      <w:r w:rsidR="00216C62">
        <w:rPr>
          <w:rFonts w:ascii="Times New Roman" w:hAnsi="Times New Roman" w:cs="Times New Roman"/>
          <w:sz w:val="24"/>
          <w:szCs w:val="24"/>
        </w:rPr>
        <w:t>,</w:t>
      </w:r>
      <w:r w:rsidRPr="007B6C73">
        <w:rPr>
          <w:rFonts w:ascii="Times New Roman" w:hAnsi="Times New Roman" w:cs="Times New Roman"/>
          <w:sz w:val="24"/>
          <w:szCs w:val="24"/>
        </w:rPr>
        <w:t xml:space="preserve"> with differences that widen further in year 3</w:t>
      </w:r>
      <w:commentRangeEnd w:id="16"/>
      <w:r w:rsidRPr="007B6C73">
        <w:rPr>
          <w:rStyle w:val="CommentReference"/>
          <w:rFonts w:ascii="Times New Roman" w:hAnsi="Times New Roman" w:cs="Times New Roman"/>
          <w:sz w:val="24"/>
          <w:szCs w:val="24"/>
        </w:rPr>
        <w:commentReference w:id="16"/>
      </w:r>
      <w:r w:rsidRPr="007B6C73">
        <w:rPr>
          <w:rFonts w:ascii="Times New Roman" w:hAnsi="Times New Roman" w:cs="Times New Roman"/>
          <w:sz w:val="24"/>
          <w:szCs w:val="24"/>
        </w:rPr>
        <w:t xml:space="preserve">. </w:t>
      </w:r>
      <w:r w:rsidRPr="007B6C73">
        <w:rPr>
          <w:rFonts w:ascii="Times New Roman" w:hAnsi="Times New Roman" w:cs="Times New Roman"/>
          <w:sz w:val="24"/>
          <w:szCs w:val="24"/>
        </w:rPr>
        <w:softHyphen/>
      </w:r>
      <w:r w:rsidRPr="007B6C73">
        <w:rPr>
          <w:rFonts w:ascii="Times New Roman" w:hAnsi="Times New Roman" w:cs="Times New Roman"/>
          <w:sz w:val="24"/>
          <w:szCs w:val="24"/>
        </w:rPr>
        <w:softHyphen/>
      </w:r>
      <w:r w:rsidRPr="007B6C73">
        <w:rPr>
          <w:rFonts w:ascii="Times New Roman" w:hAnsi="Times New Roman" w:cs="Times New Roman"/>
          <w:sz w:val="24"/>
          <w:szCs w:val="24"/>
        </w:rPr>
        <w:softHyphen/>
      </w:r>
      <w:r w:rsidRPr="007B6C73">
        <w:rPr>
          <w:rFonts w:ascii="Times New Roman" w:hAnsi="Times New Roman" w:cs="Times New Roman"/>
          <w:sz w:val="24"/>
          <w:szCs w:val="24"/>
        </w:rPr>
        <w:softHyphen/>
      </w:r>
      <w:del w:id="17" w:author="Eli Toffel" w:date="2025-04-18T23:43:00Z">
        <w:r w:rsidRPr="007B6C73" w:rsidDel="00394DDF">
          <w:rPr>
            <w:rFonts w:ascii="Times New Roman" w:hAnsi="Times New Roman" w:cs="Times New Roman"/>
            <w:sz w:val="24"/>
            <w:szCs w:val="24"/>
          </w:rPr>
          <w:softHyphen/>
          <w:delText xml:space="preserve"> </w:delText>
        </w:r>
      </w:del>
      <w:r w:rsidRPr="007B6C73">
        <w:rPr>
          <w:rFonts w:ascii="Times New Roman" w:hAnsi="Times New Roman" w:cs="Times New Roman"/>
          <w:sz w:val="24"/>
          <w:szCs w:val="24"/>
        </w:rPr>
        <w:t xml:space="preserve">It’s important to understand that these results cannot be deemed causal, </w:t>
      </w:r>
      <w:commentRangeStart w:id="18"/>
      <w:r w:rsidRPr="007B6C73">
        <w:rPr>
          <w:rFonts w:ascii="Times New Roman" w:hAnsi="Times New Roman" w:cs="Times New Roman"/>
          <w:sz w:val="24"/>
          <w:szCs w:val="24"/>
        </w:rPr>
        <w:t xml:space="preserve">as parallel trends do not hold for the “Not Specified” and “Yes” </w:t>
      </w:r>
      <w:r w:rsidR="009F2E3A">
        <w:rPr>
          <w:rFonts w:ascii="Times New Roman" w:hAnsi="Times New Roman" w:cs="Times New Roman"/>
          <w:sz w:val="24"/>
          <w:szCs w:val="24"/>
        </w:rPr>
        <w:t>categories,</w:t>
      </w:r>
      <w:r w:rsidRPr="007B6C73">
        <w:rPr>
          <w:rFonts w:ascii="Times New Roman" w:hAnsi="Times New Roman" w:cs="Times New Roman"/>
          <w:sz w:val="24"/>
          <w:szCs w:val="24"/>
        </w:rPr>
        <w:t xml:space="preserve"> and results are not significant for “Yes” and “No.”</w:t>
      </w:r>
      <w:commentRangeEnd w:id="18"/>
      <w:r w:rsidRPr="007B6C73">
        <w:rPr>
          <w:rStyle w:val="CommentReference"/>
          <w:rFonts w:ascii="Times New Roman" w:hAnsi="Times New Roman" w:cs="Times New Roman"/>
          <w:sz w:val="24"/>
          <w:szCs w:val="24"/>
        </w:rPr>
        <w:commentReference w:id="18"/>
      </w:r>
    </w:p>
    <w:p w14:paraId="73035B37" w14:textId="19F93EA1" w:rsidR="0001508C" w:rsidRPr="007B6C73" w:rsidRDefault="0001508C" w:rsidP="003A3E17">
      <w:pPr>
        <w:pStyle w:val="Heading2"/>
        <w:spacing w:before="0" w:after="240" w:line="480" w:lineRule="auto"/>
        <w:rPr>
          <w:rFonts w:ascii="Times New Roman" w:hAnsi="Times New Roman" w:cs="Times New Roman"/>
          <w:b/>
          <w:bCs/>
          <w:sz w:val="24"/>
          <w:szCs w:val="24"/>
        </w:rPr>
      </w:pPr>
      <w:bookmarkStart w:id="19" w:name="_Toc195731907"/>
      <w:r w:rsidRPr="007B6C73">
        <w:rPr>
          <w:rFonts w:ascii="Times New Roman" w:hAnsi="Times New Roman" w:cs="Times New Roman"/>
          <w:i/>
          <w:iCs/>
          <w:sz w:val="24"/>
          <w:szCs w:val="24"/>
        </w:rPr>
        <w:t>4.2.2 Interim Pledge Targets</w:t>
      </w:r>
      <w:bookmarkEnd w:id="19"/>
    </w:p>
    <w:p w14:paraId="43E26C11" w14:textId="094158B5"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This section looks at the effect of companies making an interim pledge within their </w:t>
      </w:r>
      <w:r w:rsidR="009F2E3A">
        <w:rPr>
          <w:rFonts w:ascii="Times New Roman" w:hAnsi="Times New Roman" w:cs="Times New Roman"/>
          <w:sz w:val="24"/>
          <w:szCs w:val="24"/>
        </w:rPr>
        <w:t>carbon-neutral</w:t>
      </w:r>
      <w:r w:rsidRPr="007B6C73">
        <w:rPr>
          <w:rFonts w:ascii="Times New Roman" w:hAnsi="Times New Roman" w:cs="Times New Roman"/>
          <w:sz w:val="24"/>
          <w:szCs w:val="24"/>
        </w:rPr>
        <w:t xml:space="preserve"> pledge. </w:t>
      </w:r>
      <w:del w:id="20" w:author="Eli Toffel" w:date="2025-04-18T23:44:00Z">
        <w:r w:rsidRPr="007B6C73" w:rsidDel="0092168B">
          <w:rPr>
            <w:rFonts w:ascii="Times New Roman" w:hAnsi="Times New Roman" w:cs="Times New Roman"/>
            <w:sz w:val="24"/>
            <w:szCs w:val="24"/>
          </w:rPr>
          <w:delText>These two groups of companies</w:delText>
        </w:r>
      </w:del>
      <w:ins w:id="21" w:author="Eli Toffel" w:date="2025-04-18T23:44:00Z">
        <w:r w:rsidR="0092168B">
          <w:rPr>
            <w:rFonts w:ascii="Times New Roman" w:hAnsi="Times New Roman" w:cs="Times New Roman"/>
            <w:sz w:val="24"/>
            <w:szCs w:val="24"/>
          </w:rPr>
          <w:t>Companies</w:t>
        </w:r>
      </w:ins>
      <w:r w:rsidRPr="007B6C73">
        <w:rPr>
          <w:rFonts w:ascii="Times New Roman" w:hAnsi="Times New Roman" w:cs="Times New Roman"/>
          <w:sz w:val="24"/>
          <w:szCs w:val="24"/>
        </w:rPr>
        <w:t xml:space="preserve"> that have made </w:t>
      </w:r>
      <w:r w:rsidR="00775103">
        <w:rPr>
          <w:rFonts w:ascii="Times New Roman" w:hAnsi="Times New Roman" w:cs="Times New Roman"/>
          <w:sz w:val="24"/>
          <w:szCs w:val="24"/>
        </w:rPr>
        <w:t>carbon-neutral pledges</w:t>
      </w:r>
      <w:ins w:id="22" w:author="Eli Toffel" w:date="2025-04-18T23:44:00Z">
        <w:r w:rsidR="0092168B">
          <w:rPr>
            <w:rFonts w:ascii="Times New Roman" w:hAnsi="Times New Roman" w:cs="Times New Roman"/>
            <w:sz w:val="24"/>
            <w:szCs w:val="24"/>
          </w:rPr>
          <w:t xml:space="preserve"> are </w:t>
        </w:r>
      </w:ins>
      <w:ins w:id="23" w:author="Eli Toffel" w:date="2025-04-18T23:45:00Z">
        <w:r w:rsidR="0092168B">
          <w:rPr>
            <w:rFonts w:ascii="Times New Roman" w:hAnsi="Times New Roman" w:cs="Times New Roman"/>
            <w:sz w:val="24"/>
            <w:szCs w:val="24"/>
          </w:rPr>
          <w:t xml:space="preserve">differentiated into two groups: </w:t>
        </w:r>
      </w:ins>
      <w:del w:id="24" w:author="Eli Toffel" w:date="2025-04-18T23:44:00Z">
        <w:r w:rsidR="00775103" w:rsidDel="0092168B">
          <w:rPr>
            <w:rFonts w:ascii="Times New Roman" w:hAnsi="Times New Roman" w:cs="Times New Roman"/>
            <w:sz w:val="24"/>
            <w:szCs w:val="24"/>
          </w:rPr>
          <w:delText xml:space="preserve">, </w:delText>
        </w:r>
      </w:del>
      <w:r w:rsidR="00775103">
        <w:rPr>
          <w:rFonts w:ascii="Times New Roman" w:hAnsi="Times New Roman" w:cs="Times New Roman"/>
          <w:sz w:val="24"/>
          <w:szCs w:val="24"/>
        </w:rPr>
        <w:t>“has an interim pledge” and “no interim pledge</w:t>
      </w:r>
      <w:ins w:id="25" w:author="Eli Toffel" w:date="2025-04-18T23:45:00Z">
        <w:r w:rsidR="0092168B">
          <w:rPr>
            <w:rFonts w:ascii="Times New Roman" w:hAnsi="Times New Roman" w:cs="Times New Roman"/>
            <w:sz w:val="24"/>
            <w:szCs w:val="24"/>
          </w:rPr>
          <w:t>.</w:t>
        </w:r>
      </w:ins>
      <w:del w:id="26" w:author="Eli Toffel" w:date="2025-04-18T23:45:00Z">
        <w:r w:rsidR="00775103" w:rsidDel="0092168B">
          <w:rPr>
            <w:rFonts w:ascii="Times New Roman" w:hAnsi="Times New Roman" w:cs="Times New Roman"/>
            <w:sz w:val="24"/>
            <w:szCs w:val="24"/>
          </w:rPr>
          <w:delText>,</w:delText>
        </w:r>
      </w:del>
      <w:r w:rsidR="00775103">
        <w:rPr>
          <w:rFonts w:ascii="Times New Roman" w:hAnsi="Times New Roman" w:cs="Times New Roman"/>
          <w:sz w:val="24"/>
          <w:szCs w:val="24"/>
        </w:rPr>
        <w:t xml:space="preserve">” </w:t>
      </w:r>
      <w:del w:id="27" w:author="Eli Toffel" w:date="2025-04-18T23:45:00Z">
        <w:r w:rsidR="00775103" w:rsidDel="0092168B">
          <w:rPr>
            <w:rFonts w:ascii="Times New Roman" w:hAnsi="Times New Roman" w:cs="Times New Roman"/>
            <w:sz w:val="24"/>
            <w:szCs w:val="24"/>
          </w:rPr>
          <w:delText xml:space="preserve">are </w:delText>
        </w:r>
      </w:del>
      <w:ins w:id="28" w:author="Eli Toffel" w:date="2025-04-18T23:45:00Z">
        <w:r w:rsidR="0092168B">
          <w:rPr>
            <w:rFonts w:ascii="Times New Roman" w:hAnsi="Times New Roman" w:cs="Times New Roman"/>
            <w:sz w:val="24"/>
            <w:szCs w:val="24"/>
          </w:rPr>
          <w:t>These are</w:t>
        </w:r>
        <w:r w:rsidR="0092168B">
          <w:rPr>
            <w:rFonts w:ascii="Times New Roman" w:hAnsi="Times New Roman" w:cs="Times New Roman"/>
            <w:sz w:val="24"/>
            <w:szCs w:val="24"/>
          </w:rPr>
          <w:t xml:space="preserve"> </w:t>
        </w:r>
      </w:ins>
      <w:r w:rsidR="00775103">
        <w:rPr>
          <w:rFonts w:ascii="Times New Roman" w:hAnsi="Times New Roman" w:cs="Times New Roman"/>
          <w:sz w:val="24"/>
          <w:szCs w:val="24"/>
        </w:rPr>
        <w:t>each compared to</w:t>
      </w:r>
      <w:del w:id="29" w:author="Eli Toffel" w:date="2025-04-18T23:45:00Z">
        <w:r w:rsidR="00775103" w:rsidDel="0092168B">
          <w:rPr>
            <w:rFonts w:ascii="Times New Roman" w:hAnsi="Times New Roman" w:cs="Times New Roman"/>
            <w:sz w:val="24"/>
            <w:szCs w:val="24"/>
          </w:rPr>
          <w:delText xml:space="preserve"> the</w:delText>
        </w:r>
      </w:del>
      <w:r w:rsidR="00775103">
        <w:rPr>
          <w:rFonts w:ascii="Times New Roman" w:hAnsi="Times New Roman" w:cs="Times New Roman"/>
          <w:sz w:val="24"/>
          <w:szCs w:val="24"/>
        </w:rPr>
        <w:t xml:space="preserve"> </w:t>
      </w:r>
      <w:ins w:id="30" w:author="Eli Toffel" w:date="2025-04-18T23:45:00Z">
        <w:r w:rsidR="0092168B">
          <w:rPr>
            <w:rFonts w:ascii="Times New Roman" w:hAnsi="Times New Roman" w:cs="Times New Roman"/>
            <w:sz w:val="24"/>
            <w:szCs w:val="24"/>
          </w:rPr>
          <w:t xml:space="preserve">their respective stacked </w:t>
        </w:r>
      </w:ins>
      <w:r w:rsidR="00775103">
        <w:rPr>
          <w:rFonts w:ascii="Times New Roman" w:hAnsi="Times New Roman" w:cs="Times New Roman"/>
          <w:sz w:val="24"/>
          <w:szCs w:val="24"/>
        </w:rPr>
        <w:t>control group</w:t>
      </w:r>
      <w:ins w:id="31" w:author="Eli Toffel" w:date="2025-04-18T23:45:00Z">
        <w:r w:rsidR="0092168B">
          <w:rPr>
            <w:rFonts w:ascii="Times New Roman" w:hAnsi="Times New Roman" w:cs="Times New Roman"/>
            <w:sz w:val="24"/>
            <w:szCs w:val="24"/>
          </w:rPr>
          <w:t>s</w:t>
        </w:r>
      </w:ins>
      <w:r w:rsidR="00775103">
        <w:rPr>
          <w:rFonts w:ascii="Times New Roman" w:hAnsi="Times New Roman" w:cs="Times New Roman"/>
          <w:sz w:val="24"/>
          <w:szCs w:val="24"/>
        </w:rPr>
        <w:t>.</w:t>
      </w:r>
    </w:p>
    <w:p w14:paraId="10EDA098" w14:textId="569350AA" w:rsidR="009C5971" w:rsidRPr="00E130E5" w:rsidRDefault="0001508C" w:rsidP="00E130E5">
      <w:pPr>
        <w:spacing w:after="240" w:line="480" w:lineRule="auto"/>
        <w:jc w:val="center"/>
        <w:rPr>
          <w:rFonts w:ascii="Times New Roman" w:hAnsi="Times New Roman" w:cs="Times New Roman"/>
          <w:sz w:val="24"/>
          <w:szCs w:val="24"/>
        </w:rPr>
      </w:pPr>
      <w:r w:rsidRPr="007B6C73">
        <w:rPr>
          <w:rFonts w:ascii="Times New Roman" w:hAnsi="Times New Roman" w:cs="Times New Roman"/>
          <w:noProof/>
          <w:sz w:val="24"/>
          <w:szCs w:val="24"/>
        </w:rPr>
        <w:lastRenderedPageBreak/>
        <w:drawing>
          <wp:inline distT="0" distB="0" distL="0" distR="0" wp14:anchorId="4038763E" wp14:editId="1F325154">
            <wp:extent cx="4036535" cy="36099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5510" cy="3680605"/>
                    </a:xfrm>
                    <a:prstGeom prst="rect">
                      <a:avLst/>
                    </a:prstGeom>
                    <a:noFill/>
                    <a:ln>
                      <a:noFill/>
                    </a:ln>
                  </pic:spPr>
                </pic:pic>
              </a:graphicData>
            </a:graphic>
          </wp:inline>
        </w:drawing>
      </w:r>
    </w:p>
    <w:p w14:paraId="63ECB647" w14:textId="0EA1464B" w:rsidR="00D55566" w:rsidRPr="00D55566" w:rsidRDefault="0001508C" w:rsidP="00D55566">
      <w:pPr>
        <w:spacing w:after="240" w:line="480" w:lineRule="auto"/>
        <w:jc w:val="center"/>
        <w:rPr>
          <w:rFonts w:ascii="Times New Roman" w:hAnsi="Times New Roman" w:cs="Times New Roman"/>
          <w:b/>
          <w:bCs/>
          <w:sz w:val="24"/>
          <w:szCs w:val="24"/>
        </w:rPr>
      </w:pPr>
      <w:r w:rsidRPr="003A3E17">
        <w:rPr>
          <w:rFonts w:ascii="Times New Roman" w:hAnsi="Times New Roman" w:cs="Times New Roman"/>
          <w:b/>
          <w:bCs/>
          <w:sz w:val="24"/>
          <w:szCs w:val="24"/>
        </w:rPr>
        <w:t>Figure 3: Stock Price Response by Interim Target</w:t>
      </w:r>
    </w:p>
    <w:p w14:paraId="5AD2D0FA" w14:textId="7801ACE1" w:rsidR="0001508C" w:rsidRPr="007B6C73" w:rsidRDefault="0001508C" w:rsidP="00103A36">
      <w:pPr>
        <w:spacing w:after="0" w:line="240" w:lineRule="auto"/>
        <w:rPr>
          <w:rFonts w:ascii="Times New Roman" w:hAnsi="Times New Roman" w:cs="Times New Roman"/>
          <w:noProof/>
          <w:sz w:val="24"/>
          <w:szCs w:val="24"/>
        </w:rPr>
      </w:pPr>
      <w:r w:rsidRPr="007B6C73">
        <w:rPr>
          <w:rFonts w:ascii="Times New Roman" w:hAnsi="Times New Roman" w:cs="Times New Roman"/>
          <w:noProof/>
          <w:sz w:val="24"/>
          <w:szCs w:val="24"/>
        </w:rPr>
        <w:drawing>
          <wp:inline distT="0" distB="0" distL="0" distR="0" wp14:anchorId="61101A08" wp14:editId="6927B696">
            <wp:extent cx="6249531" cy="177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446" t="649" b="93096"/>
                    <a:stretch/>
                  </pic:blipFill>
                  <pic:spPr bwMode="auto">
                    <a:xfrm>
                      <a:off x="0" y="0"/>
                      <a:ext cx="6257546" cy="177392"/>
                    </a:xfrm>
                    <a:prstGeom prst="rect">
                      <a:avLst/>
                    </a:prstGeom>
                    <a:noFill/>
                    <a:ln>
                      <a:noFill/>
                    </a:ln>
                    <a:extLst>
                      <a:ext uri="{53640926-AAD7-44D8-BBD7-CCE9431645EC}">
                        <a14:shadowObscured xmlns:a14="http://schemas.microsoft.com/office/drawing/2010/main"/>
                      </a:ext>
                    </a:extLst>
                  </pic:spPr>
                </pic:pic>
              </a:graphicData>
            </a:graphic>
          </wp:inline>
        </w:drawing>
      </w:r>
    </w:p>
    <w:p w14:paraId="64318F9B" w14:textId="7FB39539" w:rsidR="0001508C" w:rsidRPr="007B6C73" w:rsidRDefault="0001508C" w:rsidP="00103A36">
      <w:pPr>
        <w:spacing w:after="240" w:line="480" w:lineRule="auto"/>
        <w:jc w:val="center"/>
        <w:rPr>
          <w:rFonts w:ascii="Times New Roman" w:hAnsi="Times New Roman" w:cs="Times New Roman"/>
          <w:sz w:val="24"/>
          <w:szCs w:val="24"/>
        </w:rPr>
      </w:pPr>
      <w:r w:rsidRPr="007B6C73">
        <w:rPr>
          <w:rFonts w:ascii="Times New Roman" w:hAnsi="Times New Roman" w:cs="Times New Roman"/>
          <w:noProof/>
          <w:sz w:val="24"/>
          <w:szCs w:val="24"/>
        </w:rPr>
        <w:drawing>
          <wp:inline distT="0" distB="0" distL="0" distR="0" wp14:anchorId="088561A7" wp14:editId="206397C1">
            <wp:extent cx="5962650" cy="2125430"/>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80" t="17808"/>
                    <a:stretch/>
                  </pic:blipFill>
                  <pic:spPr bwMode="auto">
                    <a:xfrm>
                      <a:off x="0" y="0"/>
                      <a:ext cx="5991274" cy="2135633"/>
                    </a:xfrm>
                    <a:prstGeom prst="rect">
                      <a:avLst/>
                    </a:prstGeom>
                    <a:noFill/>
                    <a:ln>
                      <a:noFill/>
                    </a:ln>
                    <a:extLst>
                      <a:ext uri="{53640926-AAD7-44D8-BBD7-CCE9431645EC}">
                        <a14:shadowObscured xmlns:a14="http://schemas.microsoft.com/office/drawing/2010/main"/>
                      </a:ext>
                    </a:extLst>
                  </pic:spPr>
                </pic:pic>
              </a:graphicData>
            </a:graphic>
          </wp:inline>
        </w:drawing>
      </w:r>
    </w:p>
    <w:p w14:paraId="48200642" w14:textId="69E68ECE"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When analyzing Figure 3 and Table 6, we again see that the year of pledge shock to stock price is minimized by more information. When companies reveal an interim plan, </w:t>
      </w:r>
      <w:commentRangeStart w:id="32"/>
      <w:r w:rsidRPr="007B6C73">
        <w:rPr>
          <w:rFonts w:ascii="Times New Roman" w:hAnsi="Times New Roman" w:cs="Times New Roman"/>
          <w:sz w:val="24"/>
          <w:szCs w:val="24"/>
        </w:rPr>
        <w:t>they experience a dramatically reduced negative shock</w:t>
      </w:r>
      <w:commentRangeEnd w:id="32"/>
      <w:r w:rsidRPr="007B6C73">
        <w:rPr>
          <w:rStyle w:val="CommentReference"/>
          <w:rFonts w:ascii="Times New Roman" w:hAnsi="Times New Roman" w:cs="Times New Roman"/>
          <w:sz w:val="24"/>
          <w:szCs w:val="24"/>
        </w:rPr>
        <w:commentReference w:id="32"/>
      </w:r>
      <w:r w:rsidRPr="007B6C73">
        <w:rPr>
          <w:rFonts w:ascii="Times New Roman" w:hAnsi="Times New Roman" w:cs="Times New Roman"/>
          <w:sz w:val="24"/>
          <w:szCs w:val="24"/>
        </w:rPr>
        <w:t xml:space="preserve">. Similarly, to the effect of companies using </w:t>
      </w:r>
      <w:r w:rsidRPr="007B6C73">
        <w:rPr>
          <w:rFonts w:ascii="Times New Roman" w:hAnsi="Times New Roman" w:cs="Times New Roman"/>
          <w:sz w:val="24"/>
          <w:szCs w:val="24"/>
        </w:rPr>
        <w:lastRenderedPageBreak/>
        <w:t xml:space="preserve">carbon credits, stock prices dip the year after </w:t>
      </w:r>
      <w:r w:rsidR="0086090D">
        <w:rPr>
          <w:rFonts w:ascii="Times New Roman" w:hAnsi="Times New Roman" w:cs="Times New Roman"/>
          <w:sz w:val="24"/>
          <w:szCs w:val="24"/>
        </w:rPr>
        <w:t>the pledge for both groups of companies.</w:t>
      </w:r>
      <w:r w:rsidR="00D673D4">
        <w:rPr>
          <w:rFonts w:ascii="Times New Roman" w:hAnsi="Times New Roman" w:cs="Times New Roman"/>
          <w:sz w:val="24"/>
          <w:szCs w:val="24"/>
        </w:rPr>
        <w:t xml:space="preserve"> </w:t>
      </w:r>
      <w:r w:rsidRPr="007B6C73">
        <w:rPr>
          <w:rFonts w:ascii="Times New Roman" w:hAnsi="Times New Roman" w:cs="Times New Roman"/>
          <w:sz w:val="24"/>
          <w:szCs w:val="24"/>
        </w:rPr>
        <w:t xml:space="preserve">Companies without an interim target </w:t>
      </w:r>
      <w:r w:rsidR="00D673D4">
        <w:rPr>
          <w:rFonts w:ascii="Times New Roman" w:hAnsi="Times New Roman" w:cs="Times New Roman"/>
          <w:sz w:val="24"/>
          <w:szCs w:val="24"/>
        </w:rPr>
        <w:t>can quickly recover</w:t>
      </w:r>
      <w:r w:rsidRPr="007B6C73">
        <w:rPr>
          <w:rFonts w:ascii="Times New Roman" w:hAnsi="Times New Roman" w:cs="Times New Roman"/>
          <w:sz w:val="24"/>
          <w:szCs w:val="24"/>
        </w:rPr>
        <w:t xml:space="preserve"> as stock prices return to their pre-pledge rates over time</w:t>
      </w:r>
      <w:r w:rsidR="00D673D4" w:rsidRPr="007B6C73">
        <w:rPr>
          <w:rFonts w:ascii="Times New Roman" w:hAnsi="Times New Roman" w:cs="Times New Roman"/>
          <w:sz w:val="24"/>
          <w:szCs w:val="24"/>
        </w:rPr>
        <w:t>. However</w:t>
      </w:r>
      <w:r w:rsidR="00D673D4">
        <w:rPr>
          <w:rFonts w:ascii="Times New Roman" w:hAnsi="Times New Roman" w:cs="Times New Roman"/>
          <w:sz w:val="24"/>
          <w:szCs w:val="24"/>
        </w:rPr>
        <w:t xml:space="preserve">, </w:t>
      </w:r>
      <w:r w:rsidRPr="007B6C73">
        <w:rPr>
          <w:rFonts w:ascii="Times New Roman" w:hAnsi="Times New Roman" w:cs="Times New Roman"/>
          <w:sz w:val="24"/>
          <w:szCs w:val="24"/>
        </w:rPr>
        <w:t xml:space="preserve">companies with interim targets experience a slower and steadier recovery. This leads to the story that investors may be more immediately scared when companies have no midpoint plan, but over time, they realize that companies with interim plans may be more dedicated to reducing current efficiency to achieve their sustainability goals than those without a plan. It’s important to note that these results show substantial significance, </w:t>
      </w:r>
      <w:r w:rsidR="00402962">
        <w:rPr>
          <w:rFonts w:ascii="Times New Roman" w:hAnsi="Times New Roman" w:cs="Times New Roman"/>
          <w:sz w:val="24"/>
          <w:szCs w:val="24"/>
        </w:rPr>
        <w:t>but</w:t>
      </w:r>
      <w:r w:rsidRPr="007B6C73">
        <w:rPr>
          <w:rFonts w:ascii="Times New Roman" w:hAnsi="Times New Roman" w:cs="Times New Roman"/>
          <w:sz w:val="24"/>
          <w:szCs w:val="24"/>
        </w:rPr>
        <w:t xml:space="preserve"> the number of observations for no interim plan </w:t>
      </w:r>
      <w:r w:rsidR="00402962" w:rsidRPr="007B6C73">
        <w:rPr>
          <w:rFonts w:ascii="Times New Roman" w:hAnsi="Times New Roman" w:cs="Times New Roman"/>
          <w:sz w:val="24"/>
          <w:szCs w:val="24"/>
        </w:rPr>
        <w:t>is</w:t>
      </w:r>
      <w:r w:rsidRPr="007B6C73">
        <w:rPr>
          <w:rFonts w:ascii="Times New Roman" w:hAnsi="Times New Roman" w:cs="Times New Roman"/>
          <w:sz w:val="24"/>
          <w:szCs w:val="24"/>
        </w:rPr>
        <w:t xml:space="preserve"> low. </w:t>
      </w:r>
    </w:p>
    <w:p w14:paraId="0F9CDBB6" w14:textId="768A7B18" w:rsidR="0001508C" w:rsidRPr="007B6C73" w:rsidRDefault="0001508C" w:rsidP="003A3E17">
      <w:pPr>
        <w:pStyle w:val="Heading2"/>
        <w:spacing w:before="0" w:after="240" w:line="480" w:lineRule="auto"/>
        <w:rPr>
          <w:rFonts w:ascii="Times New Roman" w:hAnsi="Times New Roman" w:cs="Times New Roman"/>
          <w:i/>
          <w:iCs/>
          <w:sz w:val="24"/>
          <w:szCs w:val="24"/>
        </w:rPr>
      </w:pPr>
      <w:bookmarkStart w:id="33" w:name="_Toc195731908"/>
      <w:r w:rsidRPr="007B6C73">
        <w:rPr>
          <w:rFonts w:ascii="Times New Roman" w:hAnsi="Times New Roman" w:cs="Times New Roman"/>
          <w:i/>
          <w:iCs/>
          <w:sz w:val="24"/>
          <w:szCs w:val="24"/>
        </w:rPr>
        <w:t xml:space="preserve">4.2.3 </w:t>
      </w:r>
      <w:r w:rsidR="005E1AE9">
        <w:rPr>
          <w:rFonts w:ascii="Times New Roman" w:hAnsi="Times New Roman" w:cs="Times New Roman"/>
          <w:i/>
          <w:iCs/>
          <w:sz w:val="24"/>
          <w:szCs w:val="24"/>
        </w:rPr>
        <w:t>Completion</w:t>
      </w:r>
      <w:r w:rsidRPr="007B6C73">
        <w:rPr>
          <w:rFonts w:ascii="Times New Roman" w:hAnsi="Times New Roman" w:cs="Times New Roman"/>
          <w:i/>
          <w:iCs/>
          <w:sz w:val="24"/>
          <w:szCs w:val="24"/>
        </w:rPr>
        <w:t xml:space="preserve"> Dates</w:t>
      </w:r>
      <w:bookmarkEnd w:id="33"/>
    </w:p>
    <w:p w14:paraId="0FA57E68" w14:textId="0E4963AE"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The last experiment that </w:t>
      </w:r>
      <w:ins w:id="34" w:author="Eli Toffel" w:date="2025-04-18T23:46:00Z">
        <w:r w:rsidR="003515B8">
          <w:rPr>
            <w:rFonts w:ascii="Times New Roman" w:hAnsi="Times New Roman" w:cs="Times New Roman"/>
            <w:sz w:val="24"/>
            <w:szCs w:val="24"/>
          </w:rPr>
          <w:t xml:space="preserve">this paper </w:t>
        </w:r>
        <w:r w:rsidR="00B307FB">
          <w:rPr>
            <w:rFonts w:ascii="Times New Roman" w:hAnsi="Times New Roman" w:cs="Times New Roman"/>
            <w:sz w:val="24"/>
            <w:szCs w:val="24"/>
          </w:rPr>
          <w:t xml:space="preserve">investigates </w:t>
        </w:r>
      </w:ins>
      <w:del w:id="35" w:author="Eli Toffel" w:date="2025-04-18T23:46:00Z">
        <w:r w:rsidRPr="007B6C73" w:rsidDel="003515B8">
          <w:rPr>
            <w:rFonts w:ascii="Times New Roman" w:hAnsi="Times New Roman" w:cs="Times New Roman"/>
            <w:sz w:val="24"/>
            <w:szCs w:val="24"/>
          </w:rPr>
          <w:delText xml:space="preserve">I test </w:delText>
        </w:r>
      </w:del>
      <w:r w:rsidRPr="007B6C73">
        <w:rPr>
          <w:rFonts w:ascii="Times New Roman" w:hAnsi="Times New Roman" w:cs="Times New Roman"/>
          <w:sz w:val="24"/>
          <w:szCs w:val="24"/>
        </w:rPr>
        <w:t xml:space="preserve">is </w:t>
      </w:r>
      <w:ins w:id="36" w:author="Eli Toffel" w:date="2025-04-18T23:47:00Z">
        <w:r w:rsidR="00B307FB">
          <w:rPr>
            <w:rFonts w:ascii="Times New Roman" w:hAnsi="Times New Roman" w:cs="Times New Roman"/>
            <w:sz w:val="24"/>
            <w:szCs w:val="24"/>
          </w:rPr>
          <w:t xml:space="preserve">the effects of </w:t>
        </w:r>
      </w:ins>
      <w:ins w:id="37" w:author="Eli Toffel" w:date="2025-04-18T23:46:00Z">
        <w:r w:rsidR="00B307FB">
          <w:rPr>
            <w:rFonts w:ascii="Times New Roman" w:hAnsi="Times New Roman" w:cs="Times New Roman"/>
            <w:sz w:val="24"/>
            <w:szCs w:val="24"/>
          </w:rPr>
          <w:t xml:space="preserve">differing </w:t>
        </w:r>
      </w:ins>
      <w:r w:rsidRPr="007B6C73">
        <w:rPr>
          <w:rFonts w:ascii="Times New Roman" w:hAnsi="Times New Roman" w:cs="Times New Roman"/>
          <w:sz w:val="24"/>
          <w:szCs w:val="24"/>
        </w:rPr>
        <w:t xml:space="preserve">completion dates. When companies make a </w:t>
      </w:r>
      <w:r w:rsidR="005E1AE9">
        <w:rPr>
          <w:rFonts w:ascii="Times New Roman" w:hAnsi="Times New Roman" w:cs="Times New Roman"/>
          <w:sz w:val="24"/>
          <w:szCs w:val="24"/>
        </w:rPr>
        <w:t>carbon-neutral</w:t>
      </w:r>
      <w:r w:rsidRPr="007B6C73">
        <w:rPr>
          <w:rFonts w:ascii="Times New Roman" w:hAnsi="Times New Roman" w:cs="Times New Roman"/>
          <w:sz w:val="24"/>
          <w:szCs w:val="24"/>
        </w:rPr>
        <w:t xml:space="preserve"> pledge, they assign a year to complete it. I test for variation within two groups</w:t>
      </w:r>
      <w:r w:rsidR="005E1AE9" w:rsidRPr="007B6C73">
        <w:rPr>
          <w:rFonts w:ascii="Times New Roman" w:hAnsi="Times New Roman" w:cs="Times New Roman"/>
          <w:sz w:val="24"/>
          <w:szCs w:val="24"/>
        </w:rPr>
        <w:t>:</w:t>
      </w:r>
      <w:r w:rsidRPr="007B6C73">
        <w:rPr>
          <w:rFonts w:ascii="Times New Roman" w:hAnsi="Times New Roman" w:cs="Times New Roman"/>
          <w:sz w:val="24"/>
          <w:szCs w:val="24"/>
        </w:rPr>
        <w:t xml:space="preserve"> those with a </w:t>
      </w:r>
      <w:r w:rsidR="005E1AE9" w:rsidRPr="007B6C73">
        <w:rPr>
          <w:rFonts w:ascii="Times New Roman" w:hAnsi="Times New Roman" w:cs="Times New Roman"/>
          <w:sz w:val="24"/>
          <w:szCs w:val="24"/>
        </w:rPr>
        <w:t>completion</w:t>
      </w:r>
      <w:r w:rsidRPr="007B6C73">
        <w:rPr>
          <w:rFonts w:ascii="Times New Roman" w:hAnsi="Times New Roman" w:cs="Times New Roman"/>
          <w:sz w:val="24"/>
          <w:szCs w:val="24"/>
        </w:rPr>
        <w:t xml:space="preserve"> date earlier </w:t>
      </w:r>
      <w:r w:rsidR="005E1AE9">
        <w:rPr>
          <w:rFonts w:ascii="Times New Roman" w:hAnsi="Times New Roman" w:cs="Times New Roman"/>
          <w:sz w:val="24"/>
          <w:szCs w:val="24"/>
        </w:rPr>
        <w:t xml:space="preserve">than </w:t>
      </w:r>
      <w:r w:rsidRPr="007B6C73">
        <w:rPr>
          <w:rFonts w:ascii="Times New Roman" w:hAnsi="Times New Roman" w:cs="Times New Roman"/>
          <w:sz w:val="24"/>
          <w:szCs w:val="24"/>
        </w:rPr>
        <w:t xml:space="preserve">or equal to 2035 and those that plan to complete the pledge later than 2035. </w:t>
      </w:r>
    </w:p>
    <w:p w14:paraId="20A4C317" w14:textId="1498189C" w:rsidR="0001508C" w:rsidRPr="007B6C73" w:rsidRDefault="0001508C" w:rsidP="003A3E17">
      <w:pPr>
        <w:spacing w:after="240" w:line="480" w:lineRule="auto"/>
        <w:ind w:firstLine="720"/>
        <w:jc w:val="center"/>
        <w:rPr>
          <w:rFonts w:ascii="Times New Roman" w:hAnsi="Times New Roman" w:cs="Times New Roman"/>
          <w:sz w:val="24"/>
          <w:szCs w:val="24"/>
        </w:rPr>
      </w:pPr>
      <w:r w:rsidRPr="007B6C73">
        <w:rPr>
          <w:rFonts w:ascii="Times New Roman" w:hAnsi="Times New Roman" w:cs="Times New Roman"/>
          <w:noProof/>
          <w:sz w:val="24"/>
          <w:szCs w:val="24"/>
        </w:rPr>
        <w:drawing>
          <wp:inline distT="0" distB="0" distL="0" distR="0" wp14:anchorId="252CCD85" wp14:editId="0E299173">
            <wp:extent cx="3000375" cy="309744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36967" cy="3135222"/>
                    </a:xfrm>
                    <a:prstGeom prst="rect">
                      <a:avLst/>
                    </a:prstGeom>
                  </pic:spPr>
                </pic:pic>
              </a:graphicData>
            </a:graphic>
          </wp:inline>
        </w:drawing>
      </w:r>
    </w:p>
    <w:p w14:paraId="62E77E85" w14:textId="7BC8B73C" w:rsidR="0001508C" w:rsidRPr="007B6C73" w:rsidRDefault="0001508C" w:rsidP="003A3E17">
      <w:pPr>
        <w:spacing w:after="0" w:line="480" w:lineRule="auto"/>
        <w:jc w:val="center"/>
        <w:rPr>
          <w:rFonts w:ascii="Times New Roman" w:hAnsi="Times New Roman" w:cs="Times New Roman"/>
          <w:noProof/>
          <w:sz w:val="24"/>
          <w:szCs w:val="24"/>
        </w:rPr>
      </w:pPr>
      <w:r w:rsidRPr="003A3E17">
        <w:rPr>
          <w:rFonts w:ascii="Times New Roman" w:hAnsi="Times New Roman" w:cs="Times New Roman"/>
          <w:b/>
          <w:bCs/>
          <w:sz w:val="24"/>
          <w:szCs w:val="24"/>
        </w:rPr>
        <w:lastRenderedPageBreak/>
        <w:t>Figure 4: Stock Price Response by Complete-by Date</w:t>
      </w:r>
    </w:p>
    <w:p w14:paraId="65EDA9F4" w14:textId="6F92168F" w:rsidR="0001508C" w:rsidRPr="007B6C73" w:rsidRDefault="0001508C" w:rsidP="00D72800">
      <w:pPr>
        <w:spacing w:after="0" w:line="240" w:lineRule="auto"/>
        <w:rPr>
          <w:rFonts w:ascii="Times New Roman" w:hAnsi="Times New Roman" w:cs="Times New Roman"/>
          <w:sz w:val="24"/>
          <w:szCs w:val="24"/>
        </w:rPr>
      </w:pPr>
      <w:r w:rsidRPr="007B6C73">
        <w:rPr>
          <w:rFonts w:ascii="Times New Roman" w:hAnsi="Times New Roman" w:cs="Times New Roman"/>
          <w:noProof/>
          <w:sz w:val="24"/>
          <w:szCs w:val="24"/>
        </w:rPr>
        <w:drawing>
          <wp:inline distT="0" distB="0" distL="0" distR="0" wp14:anchorId="46B6BEC1" wp14:editId="6BC0CB33">
            <wp:extent cx="59436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3" cstate="print">
                      <a:extLst>
                        <a:ext uri="{28A0092B-C50C-407E-A947-70E740481C1C}">
                          <a14:useLocalDpi xmlns:a14="http://schemas.microsoft.com/office/drawing/2010/main" val="0"/>
                        </a:ext>
                      </a:extLst>
                    </a:blip>
                    <a:srcRect b="91445"/>
                    <a:stretch/>
                  </pic:blipFill>
                  <pic:spPr bwMode="auto">
                    <a:xfrm>
                      <a:off x="0" y="0"/>
                      <a:ext cx="5943600" cy="228600"/>
                    </a:xfrm>
                    <a:prstGeom prst="rect">
                      <a:avLst/>
                    </a:prstGeom>
                    <a:ln>
                      <a:noFill/>
                    </a:ln>
                    <a:extLst>
                      <a:ext uri="{53640926-AAD7-44D8-BBD7-CCE9431645EC}">
                        <a14:shadowObscured xmlns:a14="http://schemas.microsoft.com/office/drawing/2010/main"/>
                      </a:ext>
                    </a:extLst>
                  </pic:spPr>
                </pic:pic>
              </a:graphicData>
            </a:graphic>
          </wp:inline>
        </w:drawing>
      </w:r>
      <w:r w:rsidRPr="007B6C73">
        <w:rPr>
          <w:rFonts w:ascii="Times New Roman" w:hAnsi="Times New Roman" w:cs="Times New Roman"/>
          <w:noProof/>
          <w:sz w:val="24"/>
          <w:szCs w:val="24"/>
        </w:rPr>
        <w:drawing>
          <wp:inline distT="0" distB="0" distL="0" distR="0" wp14:anchorId="5E40629B" wp14:editId="2D79A4C2">
            <wp:extent cx="5850484" cy="2114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3" cstate="print">
                      <a:extLst>
                        <a:ext uri="{28A0092B-C50C-407E-A947-70E740481C1C}">
                          <a14:useLocalDpi xmlns:a14="http://schemas.microsoft.com/office/drawing/2010/main" val="0"/>
                        </a:ext>
                      </a:extLst>
                    </a:blip>
                    <a:srcRect t="19605"/>
                    <a:stretch/>
                  </pic:blipFill>
                  <pic:spPr bwMode="auto">
                    <a:xfrm>
                      <a:off x="0" y="0"/>
                      <a:ext cx="5855425" cy="2116336"/>
                    </a:xfrm>
                    <a:prstGeom prst="rect">
                      <a:avLst/>
                    </a:prstGeom>
                    <a:ln>
                      <a:noFill/>
                    </a:ln>
                    <a:extLst>
                      <a:ext uri="{53640926-AAD7-44D8-BBD7-CCE9431645EC}">
                        <a14:shadowObscured xmlns:a14="http://schemas.microsoft.com/office/drawing/2010/main"/>
                      </a:ext>
                    </a:extLst>
                  </pic:spPr>
                </pic:pic>
              </a:graphicData>
            </a:graphic>
          </wp:inline>
        </w:drawing>
      </w:r>
    </w:p>
    <w:p w14:paraId="673027B7" w14:textId="67E9AB4E"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These results show that pledging companies with complete-by dates before 2035 experience </w:t>
      </w:r>
      <w:del w:id="38" w:author="Eli Toffel" w:date="2025-04-18T23:47:00Z">
        <w:r w:rsidRPr="007B6C73" w:rsidDel="001C7688">
          <w:rPr>
            <w:rFonts w:ascii="Times New Roman" w:hAnsi="Times New Roman" w:cs="Times New Roman"/>
            <w:sz w:val="24"/>
            <w:szCs w:val="24"/>
          </w:rPr>
          <w:delText xml:space="preserve">the </w:delText>
        </w:r>
      </w:del>
      <w:ins w:id="39" w:author="Eli Toffel" w:date="2025-04-18T23:47:00Z">
        <w:r w:rsidR="001C7688">
          <w:rPr>
            <w:rFonts w:ascii="Times New Roman" w:hAnsi="Times New Roman" w:cs="Times New Roman"/>
            <w:sz w:val="24"/>
            <w:szCs w:val="24"/>
          </w:rPr>
          <w:t>a</w:t>
        </w:r>
        <w:r w:rsidR="001C7688" w:rsidRPr="007B6C73">
          <w:rPr>
            <w:rFonts w:ascii="Times New Roman" w:hAnsi="Times New Roman" w:cs="Times New Roman"/>
            <w:sz w:val="24"/>
            <w:szCs w:val="24"/>
          </w:rPr>
          <w:t xml:space="preserve"> </w:t>
        </w:r>
      </w:ins>
      <w:r w:rsidRPr="007B6C73">
        <w:rPr>
          <w:rFonts w:ascii="Times New Roman" w:hAnsi="Times New Roman" w:cs="Times New Roman"/>
          <w:sz w:val="24"/>
          <w:szCs w:val="24"/>
        </w:rPr>
        <w:t xml:space="preserve">dramatic negative shock in the year of </w:t>
      </w:r>
      <w:r w:rsidR="00B74D31">
        <w:rPr>
          <w:rFonts w:ascii="Times New Roman" w:hAnsi="Times New Roman" w:cs="Times New Roman"/>
          <w:sz w:val="24"/>
          <w:szCs w:val="24"/>
        </w:rPr>
        <w:t xml:space="preserve">the </w:t>
      </w:r>
      <w:r w:rsidRPr="007B6C73">
        <w:rPr>
          <w:rFonts w:ascii="Times New Roman" w:hAnsi="Times New Roman" w:cs="Times New Roman"/>
          <w:sz w:val="24"/>
          <w:szCs w:val="24"/>
        </w:rPr>
        <w:t>pledge and the year after. This trend, while the magnitudes are larger, follows similarly to the original trend</w:t>
      </w:r>
      <w:r w:rsidR="00B74D31">
        <w:rPr>
          <w:rFonts w:ascii="Times New Roman" w:hAnsi="Times New Roman" w:cs="Times New Roman"/>
          <w:sz w:val="24"/>
          <w:szCs w:val="24"/>
        </w:rPr>
        <w:t>,</w:t>
      </w:r>
      <w:r w:rsidRPr="007B6C73">
        <w:rPr>
          <w:rFonts w:ascii="Times New Roman" w:hAnsi="Times New Roman" w:cs="Times New Roman"/>
          <w:sz w:val="24"/>
          <w:szCs w:val="24"/>
        </w:rPr>
        <w:t xml:space="preserve"> where rates slowly and steadily recover. </w:t>
      </w:r>
      <w:r w:rsidR="00B74D31" w:rsidRPr="007B6C73">
        <w:rPr>
          <w:rFonts w:ascii="Times New Roman" w:hAnsi="Times New Roman" w:cs="Times New Roman"/>
          <w:sz w:val="24"/>
          <w:szCs w:val="24"/>
        </w:rPr>
        <w:t>This left-hand</w:t>
      </w:r>
      <w:r w:rsidRPr="007B6C73">
        <w:rPr>
          <w:rFonts w:ascii="Times New Roman" w:hAnsi="Times New Roman" w:cs="Times New Roman"/>
          <w:sz w:val="24"/>
          <w:szCs w:val="24"/>
        </w:rPr>
        <w:t xml:space="preserve"> graph is the closest we have yet to significant causal results, as parallel trends hold with no </w:t>
      </w:r>
      <w:r w:rsidR="00AB558F" w:rsidRPr="007B6C73">
        <w:rPr>
          <w:rFonts w:ascii="Times New Roman" w:hAnsi="Times New Roman" w:cs="Times New Roman"/>
          <w:sz w:val="24"/>
          <w:szCs w:val="24"/>
        </w:rPr>
        <w:t>statistically</w:t>
      </w:r>
      <w:r w:rsidRPr="007B6C73">
        <w:rPr>
          <w:rFonts w:ascii="Times New Roman" w:hAnsi="Times New Roman" w:cs="Times New Roman"/>
          <w:sz w:val="24"/>
          <w:szCs w:val="24"/>
        </w:rPr>
        <w:t xml:space="preserve"> significant trends pre-pledge, but post-pledge, there are significant differences between treatment and control. </w:t>
      </w:r>
    </w:p>
    <w:p w14:paraId="6210E653" w14:textId="34E002AE"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Companies that </w:t>
      </w:r>
      <w:r w:rsidR="008837B6">
        <w:rPr>
          <w:rFonts w:ascii="Times New Roman" w:hAnsi="Times New Roman" w:cs="Times New Roman"/>
          <w:sz w:val="24"/>
          <w:szCs w:val="24"/>
        </w:rPr>
        <w:t>pledge to complete later than 2035 have the opposite trends, gaining stock price in the years after the pledge, but slowly descending</w:t>
      </w:r>
      <w:r w:rsidR="00AB558F">
        <w:rPr>
          <w:rFonts w:ascii="Times New Roman" w:hAnsi="Times New Roman" w:cs="Times New Roman"/>
          <w:sz w:val="24"/>
          <w:szCs w:val="24"/>
        </w:rPr>
        <w:t xml:space="preserve"> towards pre-pledge rates in the third year after the </w:t>
      </w:r>
      <w:r w:rsidRPr="007B6C73">
        <w:rPr>
          <w:rFonts w:ascii="Times New Roman" w:hAnsi="Times New Roman" w:cs="Times New Roman"/>
          <w:sz w:val="24"/>
          <w:szCs w:val="24"/>
        </w:rPr>
        <w:t>pledge. Unfortunately</w:t>
      </w:r>
      <w:r w:rsidR="008837B6">
        <w:rPr>
          <w:rFonts w:ascii="Times New Roman" w:hAnsi="Times New Roman" w:cs="Times New Roman"/>
          <w:sz w:val="24"/>
          <w:szCs w:val="24"/>
        </w:rPr>
        <w:t>, parallel trends do not hold for this plot</w:t>
      </w:r>
      <w:r w:rsidRPr="007B6C73">
        <w:rPr>
          <w:rFonts w:ascii="Times New Roman" w:hAnsi="Times New Roman" w:cs="Times New Roman"/>
          <w:sz w:val="24"/>
          <w:szCs w:val="24"/>
        </w:rPr>
        <w:t xml:space="preserve">. </w:t>
      </w:r>
    </w:p>
    <w:p w14:paraId="6CBA20A3" w14:textId="53A6A8FE" w:rsidR="0001508C" w:rsidRPr="007B6C73" w:rsidRDefault="0001508C" w:rsidP="003A3E17">
      <w:pPr>
        <w:spacing w:after="240" w:line="480" w:lineRule="auto"/>
        <w:ind w:firstLine="720"/>
        <w:rPr>
          <w:rFonts w:ascii="Times New Roman" w:hAnsi="Times New Roman" w:cs="Times New Roman"/>
          <w:sz w:val="24"/>
          <w:szCs w:val="24"/>
        </w:rPr>
      </w:pPr>
      <w:r w:rsidRPr="007B6C73">
        <w:rPr>
          <w:rFonts w:ascii="Times New Roman" w:hAnsi="Times New Roman" w:cs="Times New Roman"/>
          <w:sz w:val="24"/>
          <w:szCs w:val="24"/>
        </w:rPr>
        <w:t xml:space="preserve">This variation shows that investors are alarmed when companies make pledges that come with haste to update their methods, but as time goes on, they slowly accept the changes. However, if the pledge date is considerably in the future, investors face less uncertainty </w:t>
      </w:r>
      <w:r w:rsidR="00432383">
        <w:rPr>
          <w:rFonts w:ascii="Times New Roman" w:hAnsi="Times New Roman" w:cs="Times New Roman"/>
          <w:sz w:val="24"/>
          <w:szCs w:val="24"/>
        </w:rPr>
        <w:t>about</w:t>
      </w:r>
      <w:r w:rsidRPr="007B6C73">
        <w:rPr>
          <w:rFonts w:ascii="Times New Roman" w:hAnsi="Times New Roman" w:cs="Times New Roman"/>
          <w:sz w:val="24"/>
          <w:szCs w:val="24"/>
        </w:rPr>
        <w:t xml:space="preserve"> the near future</w:t>
      </w:r>
      <w:r w:rsidR="004D3249">
        <w:rPr>
          <w:rFonts w:ascii="Times New Roman" w:hAnsi="Times New Roman" w:cs="Times New Roman"/>
          <w:sz w:val="24"/>
          <w:szCs w:val="24"/>
        </w:rPr>
        <w:t xml:space="preserve"> and </w:t>
      </w:r>
      <w:r w:rsidRPr="007B6C73">
        <w:rPr>
          <w:rFonts w:ascii="Times New Roman" w:hAnsi="Times New Roman" w:cs="Times New Roman"/>
          <w:sz w:val="24"/>
          <w:szCs w:val="24"/>
        </w:rPr>
        <w:t xml:space="preserve">benefit from the immediate increased attention and boost. But, as that buzz dies down and the pledge years get a bit closer, the stock prices of </w:t>
      </w:r>
      <w:r w:rsidR="00432383" w:rsidRPr="007B6C73">
        <w:rPr>
          <w:rFonts w:ascii="Times New Roman" w:hAnsi="Times New Roman" w:cs="Times New Roman"/>
          <w:sz w:val="24"/>
          <w:szCs w:val="24"/>
        </w:rPr>
        <w:t>carbon-neutral</w:t>
      </w:r>
      <w:r w:rsidRPr="007B6C73">
        <w:rPr>
          <w:rFonts w:ascii="Times New Roman" w:hAnsi="Times New Roman" w:cs="Times New Roman"/>
          <w:sz w:val="24"/>
          <w:szCs w:val="24"/>
        </w:rPr>
        <w:t xml:space="preserve"> pledgers with distant </w:t>
      </w:r>
      <w:r w:rsidR="00432383" w:rsidRPr="007B6C73">
        <w:rPr>
          <w:rFonts w:ascii="Times New Roman" w:hAnsi="Times New Roman" w:cs="Times New Roman"/>
          <w:sz w:val="24"/>
          <w:szCs w:val="24"/>
        </w:rPr>
        <w:t>completion</w:t>
      </w:r>
      <w:r w:rsidRPr="007B6C73">
        <w:rPr>
          <w:rFonts w:ascii="Times New Roman" w:hAnsi="Times New Roman" w:cs="Times New Roman"/>
          <w:sz w:val="24"/>
          <w:szCs w:val="24"/>
        </w:rPr>
        <w:t xml:space="preserve"> dates slowly trend towards pre-pledge rates. </w:t>
      </w:r>
    </w:p>
    <w:p w14:paraId="2C702196" w14:textId="0E38E7DD" w:rsidR="0001508C" w:rsidRPr="007B6C73" w:rsidRDefault="0001508C" w:rsidP="003A3E17">
      <w:pPr>
        <w:pStyle w:val="Heading2"/>
        <w:spacing w:after="240" w:line="480" w:lineRule="auto"/>
        <w:rPr>
          <w:rFonts w:ascii="Times New Roman" w:hAnsi="Times New Roman" w:cs="Times New Roman"/>
          <w:bCs/>
          <w:sz w:val="24"/>
          <w:szCs w:val="24"/>
        </w:rPr>
      </w:pPr>
      <w:bookmarkStart w:id="40" w:name="_Toc195731909"/>
      <w:commentRangeStart w:id="41"/>
      <w:r w:rsidRPr="007B6C73">
        <w:rPr>
          <w:rFonts w:ascii="Times New Roman" w:hAnsi="Times New Roman" w:cs="Times New Roman"/>
          <w:i/>
          <w:iCs/>
          <w:sz w:val="24"/>
          <w:szCs w:val="24"/>
        </w:rPr>
        <w:lastRenderedPageBreak/>
        <w:t>4.3 Media Attention</w:t>
      </w:r>
      <w:commentRangeEnd w:id="41"/>
      <w:r w:rsidRPr="007B6C73">
        <w:rPr>
          <w:rStyle w:val="CommentReference"/>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commentReference w:id="41"/>
      </w:r>
      <w:bookmarkEnd w:id="40"/>
    </w:p>
    <w:p w14:paraId="40733CF1" w14:textId="5538142F" w:rsidR="0001508C" w:rsidRPr="007B6C73" w:rsidRDefault="00423B24" w:rsidP="003A3E17">
      <w:pPr>
        <w:spacing w:after="240" w:line="480" w:lineRule="auto"/>
        <w:ind w:firstLine="720"/>
        <w:rPr>
          <w:rFonts w:ascii="Times New Roman" w:hAnsi="Times New Roman" w:cs="Times New Roman"/>
          <w:noProof/>
          <w:sz w:val="24"/>
          <w:szCs w:val="24"/>
        </w:rPr>
      </w:pPr>
      <w:r w:rsidRPr="007B6C73">
        <w:rPr>
          <w:rFonts w:ascii="Times New Roman" w:hAnsi="Times New Roman" w:cs="Times New Roman"/>
          <w:sz w:val="24"/>
          <w:szCs w:val="24"/>
        </w:rPr>
        <w:t>An</w:t>
      </w:r>
      <w:r w:rsidR="0001508C" w:rsidRPr="007B6C73">
        <w:rPr>
          <w:rFonts w:ascii="Times New Roman" w:hAnsi="Times New Roman" w:cs="Times New Roman"/>
          <w:sz w:val="24"/>
          <w:szCs w:val="24"/>
        </w:rPr>
        <w:t xml:space="preserve"> important mechanism </w:t>
      </w:r>
      <w:r w:rsidR="0038693C" w:rsidRPr="007B6C73">
        <w:rPr>
          <w:rFonts w:ascii="Times New Roman" w:hAnsi="Times New Roman" w:cs="Times New Roman"/>
          <w:sz w:val="24"/>
          <w:szCs w:val="24"/>
        </w:rPr>
        <w:t>that illustrates th</w:t>
      </w:r>
      <w:r w:rsidR="00783930" w:rsidRPr="007B6C73">
        <w:rPr>
          <w:rFonts w:ascii="Times New Roman" w:hAnsi="Times New Roman" w:cs="Times New Roman"/>
          <w:sz w:val="24"/>
          <w:szCs w:val="24"/>
        </w:rPr>
        <w:t>e tipping scale</w:t>
      </w:r>
      <w:r w:rsidRPr="007B6C73">
        <w:rPr>
          <w:rFonts w:ascii="Times New Roman" w:hAnsi="Times New Roman" w:cs="Times New Roman"/>
          <w:sz w:val="24"/>
          <w:szCs w:val="24"/>
        </w:rPr>
        <w:t xml:space="preserve"> of benefiting or </w:t>
      </w:r>
      <w:r w:rsidR="00E3217B" w:rsidRPr="007B6C73">
        <w:rPr>
          <w:rFonts w:ascii="Times New Roman" w:hAnsi="Times New Roman" w:cs="Times New Roman"/>
          <w:sz w:val="24"/>
          <w:szCs w:val="24"/>
        </w:rPr>
        <w:t>losing</w:t>
      </w:r>
      <w:r w:rsidRPr="007B6C73">
        <w:rPr>
          <w:rFonts w:ascii="Times New Roman" w:hAnsi="Times New Roman" w:cs="Times New Roman"/>
          <w:sz w:val="24"/>
          <w:szCs w:val="24"/>
        </w:rPr>
        <w:t xml:space="preserve"> financially from carbon pledges </w:t>
      </w:r>
      <w:r w:rsidR="0001508C" w:rsidRPr="007B6C73">
        <w:rPr>
          <w:rFonts w:ascii="Times New Roman" w:hAnsi="Times New Roman" w:cs="Times New Roman"/>
          <w:sz w:val="24"/>
          <w:szCs w:val="24"/>
        </w:rPr>
        <w:t xml:space="preserve">is </w:t>
      </w:r>
      <w:r w:rsidRPr="007B6C73">
        <w:rPr>
          <w:rFonts w:ascii="Times New Roman" w:hAnsi="Times New Roman" w:cs="Times New Roman"/>
          <w:sz w:val="24"/>
          <w:szCs w:val="24"/>
        </w:rPr>
        <w:t xml:space="preserve">the effect of carbon-neutral pledging on </w:t>
      </w:r>
      <w:r w:rsidR="0001508C" w:rsidRPr="007B6C73">
        <w:rPr>
          <w:rFonts w:ascii="Times New Roman" w:hAnsi="Times New Roman" w:cs="Times New Roman"/>
          <w:sz w:val="24"/>
          <w:szCs w:val="24"/>
        </w:rPr>
        <w:t xml:space="preserve">media attention. I look at the </w:t>
      </w:r>
      <w:r w:rsidR="00EF2D31">
        <w:rPr>
          <w:rFonts w:ascii="Times New Roman" w:hAnsi="Times New Roman" w:cs="Times New Roman"/>
          <w:sz w:val="24"/>
          <w:szCs w:val="24"/>
        </w:rPr>
        <w:t>impact</w:t>
      </w:r>
      <w:r w:rsidR="0001508C" w:rsidRPr="007B6C73">
        <w:rPr>
          <w:rFonts w:ascii="Times New Roman" w:hAnsi="Times New Roman" w:cs="Times New Roman"/>
          <w:sz w:val="24"/>
          <w:szCs w:val="24"/>
        </w:rPr>
        <w:t xml:space="preserve"> of companies making a carbon pledge on their total media, </w:t>
      </w:r>
      <w:r w:rsidRPr="007B6C73">
        <w:rPr>
          <w:rFonts w:ascii="Times New Roman" w:hAnsi="Times New Roman" w:cs="Times New Roman"/>
          <w:sz w:val="24"/>
          <w:szCs w:val="24"/>
        </w:rPr>
        <w:t>the percentage</w:t>
      </w:r>
      <w:r w:rsidR="0001508C" w:rsidRPr="007B6C73">
        <w:rPr>
          <w:rFonts w:ascii="Times New Roman" w:hAnsi="Times New Roman" w:cs="Times New Roman"/>
          <w:sz w:val="24"/>
          <w:szCs w:val="24"/>
        </w:rPr>
        <w:t xml:space="preserve"> of negative business articles, and </w:t>
      </w:r>
      <w:r w:rsidR="0014678C" w:rsidRPr="007B6C73">
        <w:rPr>
          <w:rFonts w:ascii="Times New Roman" w:hAnsi="Times New Roman" w:cs="Times New Roman"/>
          <w:sz w:val="24"/>
          <w:szCs w:val="24"/>
        </w:rPr>
        <w:t>the percentage</w:t>
      </w:r>
      <w:r w:rsidR="0001508C" w:rsidRPr="007B6C73">
        <w:rPr>
          <w:rFonts w:ascii="Times New Roman" w:hAnsi="Times New Roman" w:cs="Times New Roman"/>
          <w:sz w:val="24"/>
          <w:szCs w:val="24"/>
        </w:rPr>
        <w:t xml:space="preserve"> of negative personal articles. I then analyze each </w:t>
      </w:r>
      <w:r w:rsidR="0014678C" w:rsidRPr="007B6C73">
        <w:rPr>
          <w:rFonts w:ascii="Times New Roman" w:hAnsi="Times New Roman" w:cs="Times New Roman"/>
          <w:sz w:val="24"/>
          <w:szCs w:val="24"/>
        </w:rPr>
        <w:t>outcome variable</w:t>
      </w:r>
      <w:r w:rsidR="0001508C" w:rsidRPr="007B6C73">
        <w:rPr>
          <w:rFonts w:ascii="Times New Roman" w:hAnsi="Times New Roman" w:cs="Times New Roman"/>
          <w:sz w:val="24"/>
          <w:szCs w:val="24"/>
        </w:rPr>
        <w:t xml:space="preserve"> across the heterogeneous variable, completion date. </w:t>
      </w:r>
    </w:p>
    <w:p w14:paraId="1FF5BE4C" w14:textId="129D5EAA" w:rsidR="0001508C" w:rsidRPr="007B6C73" w:rsidRDefault="0001508C" w:rsidP="003A3E17">
      <w:pPr>
        <w:spacing w:after="240" w:line="480" w:lineRule="auto"/>
        <w:rPr>
          <w:rFonts w:ascii="Times New Roman" w:hAnsi="Times New Roman" w:cs="Times New Roman"/>
          <w:noProof/>
          <w:sz w:val="24"/>
          <w:szCs w:val="24"/>
        </w:rPr>
      </w:pPr>
      <w:r w:rsidRPr="007B6C73">
        <w:rPr>
          <w:rFonts w:ascii="Times New Roman" w:hAnsi="Times New Roman" w:cs="Times New Roman"/>
          <w:noProof/>
          <w:sz w:val="24"/>
          <w:szCs w:val="24"/>
        </w:rPr>
        <w:tab/>
        <w:t xml:space="preserve">Referencing </w:t>
      </w:r>
      <w:r w:rsidR="00975D69" w:rsidRPr="007B6C73">
        <w:rPr>
          <w:rFonts w:ascii="Times New Roman" w:hAnsi="Times New Roman" w:cs="Times New Roman"/>
          <w:noProof/>
          <w:sz w:val="24"/>
          <w:szCs w:val="24"/>
        </w:rPr>
        <w:t>Appendix Figure A1, the results on total media are a bit concerning, as there seems to be a clear trend where companies that had yet to pledge had less total media than the control group,</w:t>
      </w:r>
      <w:r w:rsidRPr="007B6C73">
        <w:rPr>
          <w:rFonts w:ascii="Times New Roman" w:hAnsi="Times New Roman" w:cs="Times New Roman"/>
          <w:noProof/>
          <w:sz w:val="24"/>
          <w:szCs w:val="24"/>
        </w:rPr>
        <w:t xml:space="preserve"> and the point where this changes is at the year before pledging.</w:t>
      </w:r>
      <w:r w:rsidR="0014678C" w:rsidRPr="007B6C73">
        <w:rPr>
          <w:rFonts w:ascii="Times New Roman" w:hAnsi="Times New Roman" w:cs="Times New Roman"/>
          <w:noProof/>
          <w:sz w:val="24"/>
          <w:szCs w:val="24"/>
        </w:rPr>
        <w:t xml:space="preserve"> However, Table A1 does </w:t>
      </w:r>
      <w:r w:rsidR="003A0B1D" w:rsidRPr="007B6C73">
        <w:rPr>
          <w:rFonts w:ascii="Times New Roman" w:hAnsi="Times New Roman" w:cs="Times New Roman"/>
          <w:noProof/>
          <w:sz w:val="24"/>
          <w:szCs w:val="24"/>
        </w:rPr>
        <w:t>suggest</w:t>
      </w:r>
      <w:r w:rsidR="0014678C" w:rsidRPr="007B6C73">
        <w:rPr>
          <w:rFonts w:ascii="Times New Roman" w:hAnsi="Times New Roman" w:cs="Times New Roman"/>
          <w:noProof/>
          <w:sz w:val="24"/>
          <w:szCs w:val="24"/>
        </w:rPr>
        <w:t xml:space="preserve"> </w:t>
      </w:r>
      <w:r w:rsidR="00871A83" w:rsidRPr="007B6C73">
        <w:rPr>
          <w:rFonts w:ascii="Times New Roman" w:hAnsi="Times New Roman" w:cs="Times New Roman"/>
          <w:noProof/>
          <w:sz w:val="24"/>
          <w:szCs w:val="24"/>
        </w:rPr>
        <w:t xml:space="preserve">increases </w:t>
      </w:r>
      <w:r w:rsidR="001A0E2B" w:rsidRPr="007B6C73">
        <w:rPr>
          <w:rFonts w:ascii="Times New Roman" w:hAnsi="Times New Roman" w:cs="Times New Roman"/>
          <w:noProof/>
          <w:sz w:val="24"/>
          <w:szCs w:val="24"/>
        </w:rPr>
        <w:t>in total media after making a carbon-neutral</w:t>
      </w:r>
      <w:r w:rsidR="003A0B1D" w:rsidRPr="007B6C73">
        <w:rPr>
          <w:rFonts w:ascii="Times New Roman" w:hAnsi="Times New Roman" w:cs="Times New Roman"/>
          <w:noProof/>
          <w:sz w:val="24"/>
          <w:szCs w:val="24"/>
        </w:rPr>
        <w:t xml:space="preserve"> pledge.</w:t>
      </w:r>
      <w:r w:rsidRPr="007B6C73">
        <w:rPr>
          <w:rFonts w:ascii="Times New Roman" w:hAnsi="Times New Roman" w:cs="Times New Roman"/>
          <w:noProof/>
          <w:sz w:val="24"/>
          <w:szCs w:val="24"/>
        </w:rPr>
        <w:t xml:space="preserve"> </w:t>
      </w:r>
      <w:r w:rsidR="00CF2C77" w:rsidRPr="007B6C73">
        <w:rPr>
          <w:rFonts w:ascii="Times New Roman" w:hAnsi="Times New Roman" w:cs="Times New Roman"/>
          <w:noProof/>
          <w:sz w:val="24"/>
          <w:szCs w:val="24"/>
        </w:rPr>
        <w:t>This could suggest that companies gaining momentum with total media attention are more likely to make a carbon pledge than those that previously had more attention.</w:t>
      </w:r>
      <w:r w:rsidR="00CF2C77">
        <w:rPr>
          <w:rFonts w:ascii="Times New Roman" w:hAnsi="Times New Roman" w:cs="Times New Roman"/>
          <w:noProof/>
          <w:sz w:val="24"/>
          <w:szCs w:val="24"/>
        </w:rPr>
        <w:t xml:space="preserve"> </w:t>
      </w:r>
      <w:r w:rsidR="001A0E2B" w:rsidRPr="007B6C73">
        <w:rPr>
          <w:rFonts w:ascii="Times New Roman" w:hAnsi="Times New Roman" w:cs="Times New Roman"/>
          <w:noProof/>
          <w:sz w:val="24"/>
          <w:szCs w:val="24"/>
        </w:rPr>
        <w:t>Consistent</w:t>
      </w:r>
      <w:r w:rsidR="003A0B1D" w:rsidRPr="007B6C73">
        <w:rPr>
          <w:rFonts w:ascii="Times New Roman" w:hAnsi="Times New Roman" w:cs="Times New Roman"/>
          <w:noProof/>
          <w:sz w:val="24"/>
          <w:szCs w:val="24"/>
        </w:rPr>
        <w:t xml:space="preserve"> with </w:t>
      </w:r>
      <w:r w:rsidR="001A0E2B" w:rsidRPr="007B6C73">
        <w:rPr>
          <w:rFonts w:ascii="Times New Roman" w:hAnsi="Times New Roman" w:cs="Times New Roman"/>
          <w:noProof/>
          <w:sz w:val="24"/>
          <w:szCs w:val="24"/>
        </w:rPr>
        <w:t>my</w:t>
      </w:r>
      <w:r w:rsidR="003A0B1D" w:rsidRPr="007B6C73">
        <w:rPr>
          <w:rFonts w:ascii="Times New Roman" w:hAnsi="Times New Roman" w:cs="Times New Roman"/>
          <w:noProof/>
          <w:sz w:val="24"/>
          <w:szCs w:val="24"/>
        </w:rPr>
        <w:t xml:space="preserve"> results surrounding investor panic,</w:t>
      </w:r>
      <w:r w:rsidRPr="007B6C73">
        <w:rPr>
          <w:rFonts w:ascii="Times New Roman" w:hAnsi="Times New Roman" w:cs="Times New Roman"/>
          <w:noProof/>
          <w:sz w:val="24"/>
          <w:szCs w:val="24"/>
        </w:rPr>
        <w:t xml:space="preserve"> negative business articles increase after companies make carbon pledges. </w:t>
      </w:r>
      <w:r w:rsidR="001A0E2B" w:rsidRPr="007B6C73">
        <w:rPr>
          <w:rFonts w:ascii="Times New Roman" w:hAnsi="Times New Roman" w:cs="Times New Roman"/>
          <w:noProof/>
          <w:sz w:val="24"/>
          <w:szCs w:val="24"/>
        </w:rPr>
        <w:t xml:space="preserve">However, </w:t>
      </w:r>
      <w:r w:rsidRPr="007B6C73">
        <w:rPr>
          <w:rFonts w:ascii="Times New Roman" w:hAnsi="Times New Roman" w:cs="Times New Roman"/>
          <w:noProof/>
          <w:sz w:val="24"/>
          <w:szCs w:val="24"/>
        </w:rPr>
        <w:t xml:space="preserve">negative personal articles drop after making a carbon pledge. </w:t>
      </w:r>
      <w:r w:rsidR="00A368C5" w:rsidRPr="007B6C73">
        <w:rPr>
          <w:rFonts w:ascii="Times New Roman" w:hAnsi="Times New Roman" w:cs="Times New Roman"/>
          <w:noProof/>
          <w:sz w:val="24"/>
          <w:szCs w:val="24"/>
        </w:rPr>
        <w:t>Increasing percentages of n</w:t>
      </w:r>
      <w:r w:rsidRPr="007B6C73">
        <w:rPr>
          <w:rFonts w:ascii="Times New Roman" w:hAnsi="Times New Roman" w:cs="Times New Roman"/>
          <w:noProof/>
          <w:sz w:val="24"/>
          <w:szCs w:val="24"/>
        </w:rPr>
        <w:t>egative business articles</w:t>
      </w:r>
      <w:r w:rsidR="00A368C5" w:rsidRPr="007B6C73">
        <w:rPr>
          <w:rFonts w:ascii="Times New Roman" w:hAnsi="Times New Roman" w:cs="Times New Roman"/>
          <w:noProof/>
          <w:sz w:val="24"/>
          <w:szCs w:val="24"/>
        </w:rPr>
        <w:t xml:space="preserve"> </w:t>
      </w:r>
      <w:r w:rsidRPr="007B6C73">
        <w:rPr>
          <w:rFonts w:ascii="Times New Roman" w:hAnsi="Times New Roman" w:cs="Times New Roman"/>
          <w:noProof/>
          <w:sz w:val="24"/>
          <w:szCs w:val="24"/>
        </w:rPr>
        <w:t xml:space="preserve">could reflect a combination of worries about reducing efficiency and carbon pledging </w:t>
      </w:r>
      <w:r w:rsidR="00BD23BC" w:rsidRPr="007B6C73">
        <w:rPr>
          <w:rFonts w:ascii="Times New Roman" w:hAnsi="Times New Roman" w:cs="Times New Roman"/>
          <w:noProof/>
          <w:sz w:val="24"/>
          <w:szCs w:val="24"/>
        </w:rPr>
        <w:t>skepticism</w:t>
      </w:r>
      <w:r w:rsidRPr="007B6C73">
        <w:rPr>
          <w:rFonts w:ascii="Times New Roman" w:hAnsi="Times New Roman" w:cs="Times New Roman"/>
          <w:noProof/>
          <w:sz w:val="24"/>
          <w:szCs w:val="24"/>
        </w:rPr>
        <w:t xml:space="preserve">. </w:t>
      </w:r>
      <w:r w:rsidR="00BD23BC" w:rsidRPr="007B6C73">
        <w:rPr>
          <w:rFonts w:ascii="Times New Roman" w:hAnsi="Times New Roman" w:cs="Times New Roman"/>
          <w:noProof/>
          <w:sz w:val="24"/>
          <w:szCs w:val="24"/>
        </w:rPr>
        <w:t>T</w:t>
      </w:r>
      <w:r w:rsidRPr="007B6C73">
        <w:rPr>
          <w:rFonts w:ascii="Times New Roman" w:hAnsi="Times New Roman" w:cs="Times New Roman"/>
          <w:noProof/>
          <w:sz w:val="24"/>
          <w:szCs w:val="24"/>
        </w:rPr>
        <w:t xml:space="preserve">he </w:t>
      </w:r>
      <w:r w:rsidR="00BD23BC" w:rsidRPr="007B6C73">
        <w:rPr>
          <w:rFonts w:ascii="Times New Roman" w:hAnsi="Times New Roman" w:cs="Times New Roman"/>
          <w:noProof/>
          <w:sz w:val="24"/>
          <w:szCs w:val="24"/>
        </w:rPr>
        <w:t>drop-off of negative personal articles</w:t>
      </w:r>
      <w:r w:rsidRPr="007B6C73">
        <w:rPr>
          <w:rFonts w:ascii="Times New Roman" w:hAnsi="Times New Roman" w:cs="Times New Roman"/>
          <w:noProof/>
          <w:sz w:val="24"/>
          <w:szCs w:val="24"/>
        </w:rPr>
        <w:t xml:space="preserve"> could reflect more positive reviews of the CEO’s </w:t>
      </w:r>
      <w:r w:rsidR="00BD23BC" w:rsidRPr="007B6C73">
        <w:rPr>
          <w:rFonts w:ascii="Times New Roman" w:hAnsi="Times New Roman" w:cs="Times New Roman"/>
          <w:noProof/>
          <w:sz w:val="24"/>
          <w:szCs w:val="24"/>
        </w:rPr>
        <w:t>commitment</w:t>
      </w:r>
      <w:r w:rsidRPr="007B6C73">
        <w:rPr>
          <w:rFonts w:ascii="Times New Roman" w:hAnsi="Times New Roman" w:cs="Times New Roman"/>
          <w:noProof/>
          <w:sz w:val="24"/>
          <w:szCs w:val="24"/>
        </w:rPr>
        <w:t xml:space="preserve"> to public welfare. </w:t>
      </w:r>
      <w:r w:rsidR="00BD23BC" w:rsidRPr="007B6C73">
        <w:rPr>
          <w:rFonts w:ascii="Times New Roman" w:hAnsi="Times New Roman" w:cs="Times New Roman"/>
          <w:noProof/>
          <w:sz w:val="24"/>
          <w:szCs w:val="24"/>
        </w:rPr>
        <w:t xml:space="preserve">After analyzing the effect of </w:t>
      </w:r>
      <w:r w:rsidR="00060BF5" w:rsidRPr="007B6C73">
        <w:rPr>
          <w:rFonts w:ascii="Times New Roman" w:hAnsi="Times New Roman" w:cs="Times New Roman"/>
          <w:noProof/>
          <w:sz w:val="24"/>
          <w:szCs w:val="24"/>
        </w:rPr>
        <w:t xml:space="preserve">carbon-neutral pledging on stock prices, these results could suggest that stock prices reflect </w:t>
      </w:r>
      <w:r w:rsidR="00764231">
        <w:rPr>
          <w:rFonts w:ascii="Times New Roman" w:hAnsi="Times New Roman" w:cs="Times New Roman"/>
          <w:noProof/>
          <w:sz w:val="24"/>
          <w:szCs w:val="24"/>
        </w:rPr>
        <w:t xml:space="preserve">the types of </w:t>
      </w:r>
      <w:r w:rsidR="00060BF5" w:rsidRPr="007B6C73">
        <w:rPr>
          <w:rFonts w:ascii="Times New Roman" w:hAnsi="Times New Roman" w:cs="Times New Roman"/>
          <w:noProof/>
          <w:sz w:val="24"/>
          <w:szCs w:val="24"/>
        </w:rPr>
        <w:t xml:space="preserve">business articles more than personal articles, especially in the short run. </w:t>
      </w:r>
    </w:p>
    <w:p w14:paraId="4FF3A9D3" w14:textId="696435E8" w:rsidR="0001508C" w:rsidRPr="007B6C73" w:rsidRDefault="0001508C" w:rsidP="003A3E17">
      <w:pPr>
        <w:shd w:val="clear" w:color="auto" w:fill="FFFFFF"/>
        <w:spacing w:after="240" w:line="480" w:lineRule="auto"/>
        <w:ind w:firstLine="720"/>
        <w:rPr>
          <w:rFonts w:ascii="Times New Roman" w:eastAsia="Times New Roman" w:hAnsi="Times New Roman" w:cs="Times New Roman"/>
          <w:color w:val="222222"/>
          <w:sz w:val="24"/>
          <w:szCs w:val="24"/>
        </w:rPr>
      </w:pPr>
      <w:r w:rsidRPr="007B6C73">
        <w:rPr>
          <w:rFonts w:ascii="Times New Roman" w:hAnsi="Times New Roman" w:cs="Times New Roman"/>
          <w:noProof/>
          <w:sz w:val="24"/>
          <w:szCs w:val="24"/>
        </w:rPr>
        <w:t xml:space="preserve">When testing for </w:t>
      </w:r>
      <w:r w:rsidR="00060BF5" w:rsidRPr="007B6C73">
        <w:rPr>
          <w:rFonts w:ascii="Times New Roman" w:hAnsi="Times New Roman" w:cs="Times New Roman"/>
          <w:noProof/>
          <w:sz w:val="24"/>
          <w:szCs w:val="24"/>
        </w:rPr>
        <w:t>heterogeneous</w:t>
      </w:r>
      <w:r w:rsidRPr="007B6C73">
        <w:rPr>
          <w:rFonts w:ascii="Times New Roman" w:hAnsi="Times New Roman" w:cs="Times New Roman"/>
          <w:noProof/>
          <w:sz w:val="24"/>
          <w:szCs w:val="24"/>
        </w:rPr>
        <w:t xml:space="preserve"> characteristics, only one characteristic has meaningful trends: completion dates. Referencing Figure A2,</w:t>
      </w:r>
      <w:r w:rsidRPr="007B6C73">
        <w:rPr>
          <w:rFonts w:ascii="Times New Roman" w:eastAsia="Times New Roman" w:hAnsi="Times New Roman" w:cs="Times New Roman"/>
          <w:color w:val="222222"/>
          <w:sz w:val="24"/>
          <w:szCs w:val="24"/>
        </w:rPr>
        <w:t xml:space="preserve"> companies that make carbon pledges with complet</w:t>
      </w:r>
      <w:ins w:id="42" w:author="Eli Toffel" w:date="2025-04-18T23:49:00Z">
        <w:r w:rsidR="005D652A">
          <w:rPr>
            <w:rFonts w:ascii="Times New Roman" w:eastAsia="Times New Roman" w:hAnsi="Times New Roman" w:cs="Times New Roman"/>
            <w:color w:val="222222"/>
            <w:sz w:val="24"/>
            <w:szCs w:val="24"/>
          </w:rPr>
          <w:t xml:space="preserve">ion </w:t>
        </w:r>
      </w:ins>
      <w:del w:id="43" w:author="Eli Toffel" w:date="2025-04-18T23:49:00Z">
        <w:r w:rsidRPr="007B6C73" w:rsidDel="005D652A">
          <w:rPr>
            <w:rFonts w:ascii="Times New Roman" w:eastAsia="Times New Roman" w:hAnsi="Times New Roman" w:cs="Times New Roman"/>
            <w:color w:val="222222"/>
            <w:sz w:val="24"/>
            <w:szCs w:val="24"/>
          </w:rPr>
          <w:delText xml:space="preserve">e by </w:delText>
        </w:r>
      </w:del>
      <w:r w:rsidRPr="007B6C73">
        <w:rPr>
          <w:rFonts w:ascii="Times New Roman" w:eastAsia="Times New Roman" w:hAnsi="Times New Roman" w:cs="Times New Roman"/>
          <w:color w:val="222222"/>
          <w:sz w:val="24"/>
          <w:szCs w:val="24"/>
        </w:rPr>
        <w:t xml:space="preserve">dates before 2035 receive more total news articles after making a pledge than those </w:t>
      </w:r>
      <w:r w:rsidR="008640B2">
        <w:rPr>
          <w:rFonts w:ascii="Times New Roman" w:eastAsia="Times New Roman" w:hAnsi="Times New Roman" w:cs="Times New Roman"/>
          <w:color w:val="222222"/>
          <w:sz w:val="24"/>
          <w:szCs w:val="24"/>
        </w:rPr>
        <w:lastRenderedPageBreak/>
        <w:t>with</w:t>
      </w:r>
      <w:r w:rsidRPr="007B6C73">
        <w:rPr>
          <w:rFonts w:ascii="Times New Roman" w:eastAsia="Times New Roman" w:hAnsi="Times New Roman" w:cs="Times New Roman"/>
          <w:color w:val="222222"/>
          <w:sz w:val="24"/>
          <w:szCs w:val="24"/>
        </w:rPr>
        <w:t xml:space="preserve"> further </w:t>
      </w:r>
      <w:r w:rsidR="008640B2">
        <w:rPr>
          <w:rFonts w:ascii="Times New Roman" w:eastAsia="Times New Roman" w:hAnsi="Times New Roman" w:cs="Times New Roman"/>
          <w:color w:val="222222"/>
          <w:sz w:val="24"/>
          <w:szCs w:val="24"/>
        </w:rPr>
        <w:t>completion dates</w:t>
      </w:r>
      <w:r w:rsidRPr="007B6C73">
        <w:rPr>
          <w:rFonts w:ascii="Times New Roman" w:eastAsia="Times New Roman" w:hAnsi="Times New Roman" w:cs="Times New Roman"/>
          <w:color w:val="222222"/>
          <w:sz w:val="24"/>
          <w:szCs w:val="24"/>
        </w:rPr>
        <w:t xml:space="preserve">. </w:t>
      </w:r>
      <w:r w:rsidR="00504E8F">
        <w:rPr>
          <w:rFonts w:ascii="Times New Roman" w:eastAsia="Times New Roman" w:hAnsi="Times New Roman" w:cs="Times New Roman"/>
          <w:color w:val="222222"/>
          <w:sz w:val="24"/>
          <w:szCs w:val="24"/>
        </w:rPr>
        <w:t>Theoretically, this makes sense as those with</w:t>
      </w:r>
      <w:r w:rsidRPr="007B6C73">
        <w:rPr>
          <w:rFonts w:ascii="Times New Roman" w:eastAsia="Times New Roman" w:hAnsi="Times New Roman" w:cs="Times New Roman"/>
          <w:color w:val="222222"/>
          <w:sz w:val="24"/>
          <w:szCs w:val="24"/>
        </w:rPr>
        <w:t xml:space="preserve"> nearby deadlines have to change faster, resulting in more headlines on their plans</w:t>
      </w:r>
      <w:r w:rsidR="00AF3CB0" w:rsidRPr="007B6C73">
        <w:rPr>
          <w:rFonts w:ascii="Times New Roman" w:eastAsia="Times New Roman" w:hAnsi="Times New Roman" w:cs="Times New Roman"/>
          <w:color w:val="222222"/>
          <w:sz w:val="24"/>
          <w:szCs w:val="24"/>
        </w:rPr>
        <w:t>.</w:t>
      </w:r>
    </w:p>
    <w:p w14:paraId="555CDA3F" w14:textId="58F15B74" w:rsidR="0001508C" w:rsidRPr="007B6C73" w:rsidRDefault="0001508C" w:rsidP="003A3E17">
      <w:pPr>
        <w:shd w:val="clear" w:color="auto" w:fill="FFFFFF"/>
        <w:spacing w:after="240" w:line="480" w:lineRule="auto"/>
        <w:rPr>
          <w:rFonts w:ascii="Times New Roman" w:eastAsia="Times New Roman" w:hAnsi="Times New Roman" w:cs="Times New Roman"/>
          <w:color w:val="222222"/>
          <w:sz w:val="24"/>
          <w:szCs w:val="24"/>
        </w:rPr>
      </w:pPr>
      <w:r w:rsidRPr="007B6C73">
        <w:rPr>
          <w:rFonts w:ascii="Times New Roman" w:eastAsia="Times New Roman" w:hAnsi="Times New Roman" w:cs="Times New Roman"/>
          <w:color w:val="222222"/>
          <w:sz w:val="24"/>
          <w:szCs w:val="24"/>
        </w:rPr>
        <w:t xml:space="preserve">            Secondly, </w:t>
      </w:r>
      <w:ins w:id="44" w:author="Eli Toffel" w:date="2025-04-18T23:50:00Z">
        <w:r w:rsidR="008F7408">
          <w:rPr>
            <w:rFonts w:ascii="Times New Roman" w:eastAsia="Times New Roman" w:hAnsi="Times New Roman" w:cs="Times New Roman"/>
            <w:color w:val="222222"/>
            <w:sz w:val="24"/>
            <w:szCs w:val="24"/>
          </w:rPr>
          <w:t xml:space="preserve">when looking at </w:t>
        </w:r>
        <w:r w:rsidR="00D22570">
          <w:rPr>
            <w:rFonts w:ascii="Times New Roman" w:eastAsia="Times New Roman" w:hAnsi="Times New Roman" w:cs="Times New Roman"/>
            <w:color w:val="222222"/>
            <w:sz w:val="24"/>
            <w:szCs w:val="24"/>
          </w:rPr>
          <w:t xml:space="preserve">the effect of pledging on </w:t>
        </w:r>
        <w:r w:rsidR="008F7408">
          <w:rPr>
            <w:rFonts w:ascii="Times New Roman" w:eastAsia="Times New Roman" w:hAnsi="Times New Roman" w:cs="Times New Roman"/>
            <w:color w:val="222222"/>
            <w:sz w:val="24"/>
            <w:szCs w:val="24"/>
          </w:rPr>
          <w:t xml:space="preserve">negative </w:t>
        </w:r>
        <w:r w:rsidR="00D22570">
          <w:rPr>
            <w:rFonts w:ascii="Times New Roman" w:eastAsia="Times New Roman" w:hAnsi="Times New Roman" w:cs="Times New Roman"/>
            <w:color w:val="222222"/>
            <w:sz w:val="24"/>
            <w:szCs w:val="24"/>
          </w:rPr>
          <w:t xml:space="preserve">business articles, </w:t>
        </w:r>
      </w:ins>
      <w:r w:rsidRPr="007B6C73">
        <w:rPr>
          <w:rFonts w:ascii="Times New Roman" w:eastAsia="Times New Roman" w:hAnsi="Times New Roman" w:cs="Times New Roman"/>
          <w:color w:val="222222"/>
          <w:sz w:val="24"/>
          <w:szCs w:val="24"/>
        </w:rPr>
        <w:t xml:space="preserve">those that pledge </w:t>
      </w:r>
      <w:r w:rsidR="00504E8F">
        <w:rPr>
          <w:rFonts w:ascii="Times New Roman" w:eastAsia="Times New Roman" w:hAnsi="Times New Roman" w:cs="Times New Roman"/>
          <w:color w:val="222222"/>
          <w:sz w:val="24"/>
          <w:szCs w:val="24"/>
        </w:rPr>
        <w:t>with</w:t>
      </w:r>
      <w:r w:rsidRPr="007B6C73">
        <w:rPr>
          <w:rFonts w:ascii="Times New Roman" w:eastAsia="Times New Roman" w:hAnsi="Times New Roman" w:cs="Times New Roman"/>
          <w:color w:val="222222"/>
          <w:sz w:val="24"/>
          <w:szCs w:val="24"/>
        </w:rPr>
        <w:t xml:space="preserve"> earlier deadlines have negative trends</w:t>
      </w:r>
      <w:del w:id="45" w:author="Eli Toffel" w:date="2025-04-18T23:50:00Z">
        <w:r w:rsidR="00D65436" w:rsidDel="00D22570">
          <w:rPr>
            <w:rFonts w:ascii="Times New Roman" w:eastAsia="Times New Roman" w:hAnsi="Times New Roman" w:cs="Times New Roman"/>
            <w:color w:val="222222"/>
            <w:sz w:val="24"/>
            <w:szCs w:val="24"/>
          </w:rPr>
          <w:delText xml:space="preserve"> for </w:delText>
        </w:r>
        <w:r w:rsidRPr="007B6C73" w:rsidDel="00D22570">
          <w:rPr>
            <w:rFonts w:ascii="Times New Roman" w:eastAsia="Times New Roman" w:hAnsi="Times New Roman" w:cs="Times New Roman"/>
            <w:color w:val="222222"/>
            <w:sz w:val="24"/>
            <w:szCs w:val="24"/>
          </w:rPr>
          <w:delText>negative business articles</w:delText>
        </w:r>
        <w:r w:rsidR="00D65436" w:rsidDel="00D22570">
          <w:rPr>
            <w:rFonts w:ascii="Times New Roman" w:eastAsia="Times New Roman" w:hAnsi="Times New Roman" w:cs="Times New Roman"/>
            <w:color w:val="222222"/>
            <w:sz w:val="24"/>
            <w:szCs w:val="24"/>
          </w:rPr>
          <w:delText xml:space="preserve"> post-pledge</w:delText>
        </w:r>
      </w:del>
      <w:r w:rsidRPr="007B6C73">
        <w:rPr>
          <w:rFonts w:ascii="Times New Roman" w:eastAsia="Times New Roman" w:hAnsi="Times New Roman" w:cs="Times New Roman"/>
          <w:color w:val="222222"/>
          <w:sz w:val="24"/>
          <w:szCs w:val="24"/>
        </w:rPr>
        <w:t xml:space="preserve">, while </w:t>
      </w:r>
      <w:ins w:id="46" w:author="Eli Toffel" w:date="2025-04-18T23:50:00Z">
        <w:r w:rsidR="00D22570" w:rsidRPr="007B6C73">
          <w:rPr>
            <w:rFonts w:ascii="Times New Roman" w:eastAsia="Times New Roman" w:hAnsi="Times New Roman" w:cs="Times New Roman"/>
            <w:color w:val="222222"/>
            <w:sz w:val="24"/>
            <w:szCs w:val="24"/>
          </w:rPr>
          <w:t xml:space="preserve">those with </w:t>
        </w:r>
      </w:ins>
      <w:del w:id="47" w:author="Eli Toffel" w:date="2025-04-18T23:50:00Z">
        <w:r w:rsidRPr="007B6C73" w:rsidDel="00D22570">
          <w:rPr>
            <w:rFonts w:ascii="Times New Roman" w:eastAsia="Times New Roman" w:hAnsi="Times New Roman" w:cs="Times New Roman"/>
            <w:color w:val="222222"/>
            <w:sz w:val="24"/>
            <w:szCs w:val="24"/>
          </w:rPr>
          <w:delText xml:space="preserve">the </w:delText>
        </w:r>
      </w:del>
      <w:r w:rsidRPr="007B6C73">
        <w:rPr>
          <w:rFonts w:ascii="Times New Roman" w:eastAsia="Times New Roman" w:hAnsi="Times New Roman" w:cs="Times New Roman"/>
          <w:color w:val="222222"/>
          <w:sz w:val="24"/>
          <w:szCs w:val="24"/>
        </w:rPr>
        <w:t>later deadlines have positive trends. This could be because later deadlines are under more scrutiny for the reliability of their pledges.</w:t>
      </w:r>
    </w:p>
    <w:p w14:paraId="163B21D7" w14:textId="03FCDEA9" w:rsidR="0001508C" w:rsidRPr="007B6C73" w:rsidRDefault="0001508C" w:rsidP="00CB4FE7">
      <w:pPr>
        <w:spacing w:after="240" w:line="480" w:lineRule="auto"/>
        <w:ind w:firstLine="720"/>
        <w:rPr>
          <w:rFonts w:ascii="Times New Roman" w:eastAsia="Times New Roman" w:hAnsi="Times New Roman" w:cs="Times New Roman"/>
          <w:color w:val="222222"/>
          <w:sz w:val="24"/>
          <w:szCs w:val="24"/>
        </w:rPr>
      </w:pPr>
      <w:r w:rsidRPr="007B6C73">
        <w:rPr>
          <w:rFonts w:ascii="Times New Roman" w:eastAsia="Times New Roman" w:hAnsi="Times New Roman" w:cs="Times New Roman"/>
          <w:color w:val="222222"/>
          <w:sz w:val="24"/>
          <w:szCs w:val="24"/>
        </w:rPr>
        <w:t>Lastly, personal articles have the opposite effect</w:t>
      </w:r>
      <w:r w:rsidR="00227574">
        <w:rPr>
          <w:rFonts w:ascii="Times New Roman" w:eastAsia="Times New Roman" w:hAnsi="Times New Roman" w:cs="Times New Roman"/>
          <w:color w:val="222222"/>
          <w:sz w:val="24"/>
          <w:szCs w:val="24"/>
        </w:rPr>
        <w:t>,</w:t>
      </w:r>
      <w:r w:rsidRPr="007B6C73">
        <w:rPr>
          <w:rFonts w:ascii="Times New Roman" w:eastAsia="Times New Roman" w:hAnsi="Times New Roman" w:cs="Times New Roman"/>
          <w:color w:val="222222"/>
          <w:sz w:val="24"/>
          <w:szCs w:val="24"/>
        </w:rPr>
        <w:t xml:space="preserve"> where later </w:t>
      </w:r>
      <w:r w:rsidR="00227574">
        <w:rPr>
          <w:rFonts w:ascii="Times New Roman" w:eastAsia="Times New Roman" w:hAnsi="Times New Roman" w:cs="Times New Roman"/>
          <w:color w:val="222222"/>
          <w:sz w:val="24"/>
          <w:szCs w:val="24"/>
        </w:rPr>
        <w:t>completion date</w:t>
      </w:r>
      <w:r w:rsidRPr="007B6C73">
        <w:rPr>
          <w:rFonts w:ascii="Times New Roman" w:eastAsia="Times New Roman" w:hAnsi="Times New Roman" w:cs="Times New Roman"/>
          <w:color w:val="222222"/>
          <w:sz w:val="24"/>
          <w:szCs w:val="24"/>
        </w:rPr>
        <w:t xml:space="preserve"> pledging companies experience fewer negative personal articles than earlier pledgers. This could match the reason for the total articles, where these companies are getting less attention</w:t>
      </w:r>
      <w:r w:rsidR="00E44E8D">
        <w:rPr>
          <w:rFonts w:ascii="Times New Roman" w:eastAsia="Times New Roman" w:hAnsi="Times New Roman" w:cs="Times New Roman"/>
          <w:color w:val="222222"/>
          <w:sz w:val="24"/>
          <w:szCs w:val="24"/>
        </w:rPr>
        <w:t>,</w:t>
      </w:r>
      <w:r w:rsidRPr="007B6C73">
        <w:rPr>
          <w:rFonts w:ascii="Times New Roman" w:eastAsia="Times New Roman" w:hAnsi="Times New Roman" w:cs="Times New Roman"/>
          <w:color w:val="222222"/>
          <w:sz w:val="24"/>
          <w:szCs w:val="24"/>
        </w:rPr>
        <w:t xml:space="preserve"> so there are </w:t>
      </w:r>
      <w:r w:rsidR="00E44E8D" w:rsidRPr="007B6C73">
        <w:rPr>
          <w:rFonts w:ascii="Times New Roman" w:eastAsia="Times New Roman" w:hAnsi="Times New Roman" w:cs="Times New Roman"/>
          <w:color w:val="222222"/>
          <w:sz w:val="24"/>
          <w:szCs w:val="24"/>
        </w:rPr>
        <w:t>fewer</w:t>
      </w:r>
      <w:r w:rsidRPr="007B6C73">
        <w:rPr>
          <w:rFonts w:ascii="Times New Roman" w:eastAsia="Times New Roman" w:hAnsi="Times New Roman" w:cs="Times New Roman"/>
          <w:color w:val="222222"/>
          <w:sz w:val="24"/>
          <w:szCs w:val="24"/>
        </w:rPr>
        <w:t xml:space="preserve"> articles criticizing their CEOs.</w:t>
      </w:r>
      <w:r w:rsidR="00E44E8D">
        <w:rPr>
          <w:rFonts w:ascii="Times New Roman" w:eastAsia="Times New Roman" w:hAnsi="Times New Roman" w:cs="Times New Roman"/>
          <w:color w:val="222222"/>
          <w:sz w:val="24"/>
          <w:szCs w:val="24"/>
        </w:rPr>
        <w:t xml:space="preserve"> </w:t>
      </w:r>
    </w:p>
    <w:p w14:paraId="157AF8F8" w14:textId="1356456D" w:rsidR="00C92338" w:rsidRPr="007B6C73" w:rsidRDefault="005742C4" w:rsidP="0031649C">
      <w:pPr>
        <w:pStyle w:val="Heading2"/>
        <w:spacing w:after="240" w:line="480" w:lineRule="auto"/>
        <w:rPr>
          <w:rFonts w:ascii="Times New Roman" w:hAnsi="Times New Roman" w:cs="Times New Roman"/>
          <w:b/>
          <w:bCs/>
          <w:noProof/>
          <w:sz w:val="24"/>
          <w:szCs w:val="24"/>
        </w:rPr>
      </w:pPr>
      <w:bookmarkStart w:id="48" w:name="_Toc195731910"/>
      <w:r w:rsidRPr="007B6C73">
        <w:rPr>
          <w:rFonts w:ascii="Times New Roman" w:hAnsi="Times New Roman" w:cs="Times New Roman"/>
          <w:b/>
          <w:bCs/>
          <w:noProof/>
          <w:sz w:val="24"/>
          <w:szCs w:val="24"/>
        </w:rPr>
        <w:t xml:space="preserve">5 </w:t>
      </w:r>
      <w:r w:rsidR="00C92338" w:rsidRPr="007B6C73">
        <w:rPr>
          <w:rFonts w:ascii="Times New Roman" w:hAnsi="Times New Roman" w:cs="Times New Roman"/>
          <w:b/>
          <w:bCs/>
          <w:noProof/>
          <w:sz w:val="24"/>
          <w:szCs w:val="24"/>
        </w:rPr>
        <w:t>Conclusion</w:t>
      </w:r>
      <w:bookmarkEnd w:id="48"/>
    </w:p>
    <w:p w14:paraId="5C760AF2" w14:textId="76CA4E33" w:rsidR="00181B0A" w:rsidRPr="007B6C73" w:rsidRDefault="00144367" w:rsidP="007B6C73">
      <w:pPr>
        <w:spacing w:after="240" w:line="480" w:lineRule="auto"/>
        <w:rPr>
          <w:rFonts w:ascii="Times New Roman" w:eastAsia="Times New Roman" w:hAnsi="Times New Roman" w:cs="Times New Roman"/>
          <w:color w:val="222222"/>
          <w:sz w:val="24"/>
          <w:szCs w:val="24"/>
        </w:rPr>
      </w:pPr>
      <w:r w:rsidRPr="007B6C73">
        <w:rPr>
          <w:rFonts w:ascii="Times New Roman" w:eastAsia="Times New Roman" w:hAnsi="Times New Roman" w:cs="Times New Roman"/>
          <w:color w:val="222222"/>
          <w:sz w:val="24"/>
          <w:szCs w:val="24"/>
        </w:rPr>
        <w:tab/>
      </w:r>
      <w:r w:rsidR="00D63EAC" w:rsidRPr="007B6C73">
        <w:rPr>
          <w:rFonts w:ascii="Times New Roman" w:eastAsia="Times New Roman" w:hAnsi="Times New Roman" w:cs="Times New Roman"/>
          <w:color w:val="222222"/>
          <w:sz w:val="24"/>
          <w:szCs w:val="24"/>
        </w:rPr>
        <w:t xml:space="preserve">Carbon-neutral pledges offer the </w:t>
      </w:r>
      <w:r w:rsidR="00AC5E42" w:rsidRPr="007B6C73">
        <w:rPr>
          <w:rFonts w:ascii="Times New Roman" w:eastAsia="Times New Roman" w:hAnsi="Times New Roman" w:cs="Times New Roman"/>
          <w:color w:val="222222"/>
          <w:sz w:val="24"/>
          <w:szCs w:val="24"/>
        </w:rPr>
        <w:t xml:space="preserve">opportunity to improve a company's image, </w:t>
      </w:r>
      <w:del w:id="49" w:author="Eli Toffel" w:date="2025-04-18T23:51:00Z">
        <w:r w:rsidR="00AC5E42" w:rsidRPr="007B6C73" w:rsidDel="0046773E">
          <w:rPr>
            <w:rFonts w:ascii="Times New Roman" w:eastAsia="Times New Roman" w:hAnsi="Times New Roman" w:cs="Times New Roman"/>
            <w:color w:val="222222"/>
            <w:sz w:val="24"/>
            <w:szCs w:val="24"/>
          </w:rPr>
          <w:delText>something that</w:delText>
        </w:r>
      </w:del>
      <w:ins w:id="50" w:author="Eli Toffel" w:date="2025-04-18T23:51:00Z">
        <w:r w:rsidR="0046773E">
          <w:rPr>
            <w:rFonts w:ascii="Times New Roman" w:eastAsia="Times New Roman" w:hAnsi="Times New Roman" w:cs="Times New Roman"/>
            <w:color w:val="222222"/>
            <w:sz w:val="24"/>
            <w:szCs w:val="24"/>
          </w:rPr>
          <w:t>which</w:t>
        </w:r>
      </w:ins>
      <w:r w:rsidR="00AC5E42" w:rsidRPr="007B6C73">
        <w:rPr>
          <w:rFonts w:ascii="Times New Roman" w:eastAsia="Times New Roman" w:hAnsi="Times New Roman" w:cs="Times New Roman"/>
          <w:color w:val="222222"/>
          <w:sz w:val="24"/>
          <w:szCs w:val="24"/>
        </w:rPr>
        <w:t xml:space="preserve"> </w:t>
      </w:r>
      <w:r w:rsidR="00133820" w:rsidRPr="007B6C73">
        <w:rPr>
          <w:rFonts w:ascii="Times New Roman" w:eastAsia="Times New Roman" w:hAnsi="Times New Roman" w:cs="Times New Roman"/>
          <w:color w:val="222222"/>
          <w:sz w:val="24"/>
          <w:szCs w:val="24"/>
        </w:rPr>
        <w:t xml:space="preserve">is important in a politicized, </w:t>
      </w:r>
      <w:r w:rsidR="00DE6980" w:rsidRPr="007B6C73">
        <w:rPr>
          <w:rFonts w:ascii="Times New Roman" w:eastAsia="Times New Roman" w:hAnsi="Times New Roman" w:cs="Times New Roman"/>
          <w:color w:val="222222"/>
          <w:sz w:val="24"/>
          <w:szCs w:val="24"/>
        </w:rPr>
        <w:t xml:space="preserve">capitalist </w:t>
      </w:r>
      <w:r w:rsidR="00133820" w:rsidRPr="007B6C73">
        <w:rPr>
          <w:rFonts w:ascii="Times New Roman" w:eastAsia="Times New Roman" w:hAnsi="Times New Roman" w:cs="Times New Roman"/>
          <w:color w:val="222222"/>
          <w:sz w:val="24"/>
          <w:szCs w:val="24"/>
        </w:rPr>
        <w:t xml:space="preserve">world. </w:t>
      </w:r>
      <w:r w:rsidR="00386F82" w:rsidRPr="007B6C73">
        <w:rPr>
          <w:rFonts w:ascii="Times New Roman" w:eastAsia="Times New Roman" w:hAnsi="Times New Roman" w:cs="Times New Roman"/>
          <w:color w:val="222222"/>
          <w:sz w:val="24"/>
          <w:szCs w:val="24"/>
        </w:rPr>
        <w:t xml:space="preserve">However, these pledges come with </w:t>
      </w:r>
      <w:r w:rsidR="008B6AAB" w:rsidRPr="007B6C73">
        <w:rPr>
          <w:rFonts w:ascii="Times New Roman" w:eastAsia="Times New Roman" w:hAnsi="Times New Roman" w:cs="Times New Roman"/>
          <w:color w:val="222222"/>
          <w:sz w:val="24"/>
          <w:szCs w:val="24"/>
        </w:rPr>
        <w:t>accompanying</w:t>
      </w:r>
      <w:r w:rsidR="00386F82" w:rsidRPr="007B6C73">
        <w:rPr>
          <w:rFonts w:ascii="Times New Roman" w:eastAsia="Times New Roman" w:hAnsi="Times New Roman" w:cs="Times New Roman"/>
          <w:color w:val="222222"/>
          <w:sz w:val="24"/>
          <w:szCs w:val="24"/>
        </w:rPr>
        <w:t xml:space="preserve"> wor</w:t>
      </w:r>
      <w:r w:rsidR="008B6AAB" w:rsidRPr="007B6C73">
        <w:rPr>
          <w:rFonts w:ascii="Times New Roman" w:eastAsia="Times New Roman" w:hAnsi="Times New Roman" w:cs="Times New Roman"/>
          <w:color w:val="222222"/>
          <w:sz w:val="24"/>
          <w:szCs w:val="24"/>
        </w:rPr>
        <w:t>k, which can be costly</w:t>
      </w:r>
      <w:r w:rsidR="00DA5149" w:rsidRPr="007B6C73">
        <w:rPr>
          <w:rFonts w:ascii="Times New Roman" w:eastAsia="Times New Roman" w:hAnsi="Times New Roman" w:cs="Times New Roman"/>
          <w:color w:val="222222"/>
          <w:sz w:val="24"/>
          <w:szCs w:val="24"/>
        </w:rPr>
        <w:t xml:space="preserve"> for </w:t>
      </w:r>
      <w:r w:rsidR="003B2FDE" w:rsidRPr="007B6C73">
        <w:rPr>
          <w:rFonts w:ascii="Times New Roman" w:eastAsia="Times New Roman" w:hAnsi="Times New Roman" w:cs="Times New Roman"/>
          <w:color w:val="222222"/>
          <w:sz w:val="24"/>
          <w:szCs w:val="24"/>
        </w:rPr>
        <w:t xml:space="preserve">companies’ profit maximization strategies. This paper has shown </w:t>
      </w:r>
      <w:r w:rsidR="00586D88" w:rsidRPr="007B6C73">
        <w:rPr>
          <w:rFonts w:ascii="Times New Roman" w:eastAsia="Times New Roman" w:hAnsi="Times New Roman" w:cs="Times New Roman"/>
          <w:color w:val="222222"/>
          <w:sz w:val="24"/>
          <w:szCs w:val="24"/>
        </w:rPr>
        <w:t>dramatic</w:t>
      </w:r>
      <w:r w:rsidR="003B2FDE" w:rsidRPr="007B6C73">
        <w:rPr>
          <w:rFonts w:ascii="Times New Roman" w:eastAsia="Times New Roman" w:hAnsi="Times New Roman" w:cs="Times New Roman"/>
          <w:color w:val="222222"/>
          <w:sz w:val="24"/>
          <w:szCs w:val="24"/>
        </w:rPr>
        <w:t xml:space="preserve">, yet </w:t>
      </w:r>
      <w:r w:rsidR="00BD34B5">
        <w:rPr>
          <w:rFonts w:ascii="Times New Roman" w:eastAsia="Times New Roman" w:hAnsi="Times New Roman" w:cs="Times New Roman"/>
          <w:color w:val="222222"/>
          <w:sz w:val="24"/>
          <w:szCs w:val="24"/>
        </w:rPr>
        <w:t>mostly statistically insignificant</w:t>
      </w:r>
      <w:r w:rsidR="003B2FDE" w:rsidRPr="007B6C73">
        <w:rPr>
          <w:rFonts w:ascii="Times New Roman" w:eastAsia="Times New Roman" w:hAnsi="Times New Roman" w:cs="Times New Roman"/>
          <w:color w:val="222222"/>
          <w:sz w:val="24"/>
          <w:szCs w:val="24"/>
        </w:rPr>
        <w:t xml:space="preserve">, trends that </w:t>
      </w:r>
      <w:r w:rsidR="00586D88" w:rsidRPr="007B6C73">
        <w:rPr>
          <w:rFonts w:ascii="Times New Roman" w:eastAsia="Times New Roman" w:hAnsi="Times New Roman" w:cs="Times New Roman"/>
          <w:color w:val="222222"/>
          <w:sz w:val="24"/>
          <w:szCs w:val="24"/>
        </w:rPr>
        <w:t xml:space="preserve">suggest investor panic </w:t>
      </w:r>
      <w:r w:rsidR="008C06F2" w:rsidRPr="007B6C73">
        <w:rPr>
          <w:rFonts w:ascii="Times New Roman" w:eastAsia="Times New Roman" w:hAnsi="Times New Roman" w:cs="Times New Roman"/>
          <w:color w:val="222222"/>
          <w:sz w:val="24"/>
          <w:szCs w:val="24"/>
        </w:rPr>
        <w:t xml:space="preserve">drops </w:t>
      </w:r>
      <w:r w:rsidR="00475356">
        <w:rPr>
          <w:rFonts w:ascii="Times New Roman" w:eastAsia="Times New Roman" w:hAnsi="Times New Roman" w:cs="Times New Roman"/>
          <w:color w:val="222222"/>
          <w:sz w:val="24"/>
          <w:szCs w:val="24"/>
        </w:rPr>
        <w:t>companies' stock price</w:t>
      </w:r>
      <w:r w:rsidR="00C54814" w:rsidRPr="007B6C73">
        <w:rPr>
          <w:rFonts w:ascii="Times New Roman" w:eastAsia="Times New Roman" w:hAnsi="Times New Roman" w:cs="Times New Roman"/>
          <w:color w:val="222222"/>
          <w:sz w:val="24"/>
          <w:szCs w:val="24"/>
        </w:rPr>
        <w:t xml:space="preserve"> in the year of their pledge. However, in the years </w:t>
      </w:r>
      <w:del w:id="51" w:author="Eli Toffel" w:date="2025-04-18T23:51:00Z">
        <w:r w:rsidR="00C54814" w:rsidRPr="007B6C73" w:rsidDel="0046773E">
          <w:rPr>
            <w:rFonts w:ascii="Times New Roman" w:eastAsia="Times New Roman" w:hAnsi="Times New Roman" w:cs="Times New Roman"/>
            <w:color w:val="222222"/>
            <w:sz w:val="24"/>
            <w:szCs w:val="24"/>
          </w:rPr>
          <w:delText>subsequent to</w:delText>
        </w:r>
      </w:del>
      <w:ins w:id="52" w:author="Eli Toffel" w:date="2025-04-18T23:51:00Z">
        <w:r w:rsidR="0046773E">
          <w:rPr>
            <w:rFonts w:ascii="Times New Roman" w:eastAsia="Times New Roman" w:hAnsi="Times New Roman" w:cs="Times New Roman"/>
            <w:color w:val="222222"/>
            <w:sz w:val="24"/>
            <w:szCs w:val="24"/>
          </w:rPr>
          <w:t>after</w:t>
        </w:r>
      </w:ins>
      <w:r w:rsidR="00C54814" w:rsidRPr="007B6C73">
        <w:rPr>
          <w:rFonts w:ascii="Times New Roman" w:eastAsia="Times New Roman" w:hAnsi="Times New Roman" w:cs="Times New Roman"/>
          <w:color w:val="222222"/>
          <w:sz w:val="24"/>
          <w:szCs w:val="24"/>
        </w:rPr>
        <w:t xml:space="preserve"> the pledge, </w:t>
      </w:r>
      <w:r w:rsidR="00007FDD" w:rsidRPr="007B6C73">
        <w:rPr>
          <w:rFonts w:ascii="Times New Roman" w:eastAsia="Times New Roman" w:hAnsi="Times New Roman" w:cs="Times New Roman"/>
          <w:color w:val="222222"/>
          <w:sz w:val="24"/>
          <w:szCs w:val="24"/>
        </w:rPr>
        <w:t xml:space="preserve">stock prices seem to regain strength by </w:t>
      </w:r>
      <w:r w:rsidR="00B7512E" w:rsidRPr="007B6C73">
        <w:rPr>
          <w:rFonts w:ascii="Times New Roman" w:eastAsia="Times New Roman" w:hAnsi="Times New Roman" w:cs="Times New Roman"/>
          <w:color w:val="222222"/>
          <w:sz w:val="24"/>
          <w:szCs w:val="24"/>
        </w:rPr>
        <w:t xml:space="preserve">slowly </w:t>
      </w:r>
      <w:r w:rsidR="00475356">
        <w:rPr>
          <w:rFonts w:ascii="Times New Roman" w:eastAsia="Times New Roman" w:hAnsi="Times New Roman" w:cs="Times New Roman"/>
          <w:color w:val="222222"/>
          <w:sz w:val="24"/>
          <w:szCs w:val="24"/>
        </w:rPr>
        <w:t>returning</w:t>
      </w:r>
      <w:r w:rsidR="00B7512E" w:rsidRPr="007B6C73">
        <w:rPr>
          <w:rFonts w:ascii="Times New Roman" w:eastAsia="Times New Roman" w:hAnsi="Times New Roman" w:cs="Times New Roman"/>
          <w:color w:val="222222"/>
          <w:sz w:val="24"/>
          <w:szCs w:val="24"/>
        </w:rPr>
        <w:t xml:space="preserve"> to</w:t>
      </w:r>
      <w:r w:rsidR="00007FDD" w:rsidRPr="007B6C73">
        <w:rPr>
          <w:rFonts w:ascii="Times New Roman" w:eastAsia="Times New Roman" w:hAnsi="Times New Roman" w:cs="Times New Roman"/>
          <w:color w:val="222222"/>
          <w:sz w:val="24"/>
          <w:szCs w:val="24"/>
        </w:rPr>
        <w:t xml:space="preserve"> </w:t>
      </w:r>
      <w:r w:rsidR="00B7512E" w:rsidRPr="007B6C73">
        <w:rPr>
          <w:rFonts w:ascii="Times New Roman" w:eastAsia="Times New Roman" w:hAnsi="Times New Roman" w:cs="Times New Roman"/>
          <w:color w:val="222222"/>
          <w:sz w:val="24"/>
          <w:szCs w:val="24"/>
        </w:rPr>
        <w:t xml:space="preserve">their pre-pledge trends. </w:t>
      </w:r>
      <w:r w:rsidR="002F2D31" w:rsidRPr="007B6C73">
        <w:rPr>
          <w:rFonts w:ascii="Times New Roman" w:eastAsia="Times New Roman" w:hAnsi="Times New Roman" w:cs="Times New Roman"/>
          <w:color w:val="222222"/>
          <w:sz w:val="24"/>
          <w:szCs w:val="24"/>
        </w:rPr>
        <w:t xml:space="preserve">When analyzing heterogeneous pledge characteristics, </w:t>
      </w:r>
      <w:r w:rsidR="00A34793" w:rsidRPr="007B6C73">
        <w:rPr>
          <w:rFonts w:ascii="Times New Roman" w:eastAsia="Times New Roman" w:hAnsi="Times New Roman" w:cs="Times New Roman"/>
          <w:color w:val="222222"/>
          <w:sz w:val="24"/>
          <w:szCs w:val="24"/>
        </w:rPr>
        <w:t xml:space="preserve">investor panic seemed to again be at the forefront of trends. When </w:t>
      </w:r>
      <w:r w:rsidR="002D08C1" w:rsidRPr="007B6C73">
        <w:rPr>
          <w:rFonts w:ascii="Times New Roman" w:eastAsia="Times New Roman" w:hAnsi="Times New Roman" w:cs="Times New Roman"/>
          <w:color w:val="222222"/>
          <w:sz w:val="24"/>
          <w:szCs w:val="24"/>
        </w:rPr>
        <w:t>carbon-neutral</w:t>
      </w:r>
      <w:r w:rsidR="00A34793" w:rsidRPr="007B6C73">
        <w:rPr>
          <w:rFonts w:ascii="Times New Roman" w:eastAsia="Times New Roman" w:hAnsi="Times New Roman" w:cs="Times New Roman"/>
          <w:color w:val="222222"/>
          <w:sz w:val="24"/>
          <w:szCs w:val="24"/>
        </w:rPr>
        <w:t xml:space="preserve"> pledges include more information, </w:t>
      </w:r>
      <w:r w:rsidR="002D08C1" w:rsidRPr="007B6C73">
        <w:rPr>
          <w:rFonts w:ascii="Times New Roman" w:eastAsia="Times New Roman" w:hAnsi="Times New Roman" w:cs="Times New Roman"/>
          <w:color w:val="222222"/>
          <w:sz w:val="24"/>
          <w:szCs w:val="24"/>
        </w:rPr>
        <w:t xml:space="preserve">like carbon credit </w:t>
      </w:r>
      <w:r w:rsidR="00082C48" w:rsidRPr="007B6C73">
        <w:rPr>
          <w:rFonts w:ascii="Times New Roman" w:eastAsia="Times New Roman" w:hAnsi="Times New Roman" w:cs="Times New Roman"/>
          <w:color w:val="222222"/>
          <w:sz w:val="24"/>
          <w:szCs w:val="24"/>
        </w:rPr>
        <w:t xml:space="preserve">information and interim plans, </w:t>
      </w:r>
      <w:r w:rsidR="002D08C1" w:rsidRPr="007B6C73">
        <w:rPr>
          <w:rFonts w:ascii="Times New Roman" w:eastAsia="Times New Roman" w:hAnsi="Times New Roman" w:cs="Times New Roman"/>
          <w:color w:val="222222"/>
          <w:sz w:val="24"/>
          <w:szCs w:val="24"/>
        </w:rPr>
        <w:t>investors panic less in the</w:t>
      </w:r>
      <w:r w:rsidR="00082C48" w:rsidRPr="007B6C73">
        <w:rPr>
          <w:rFonts w:ascii="Times New Roman" w:eastAsia="Times New Roman" w:hAnsi="Times New Roman" w:cs="Times New Roman"/>
          <w:color w:val="222222"/>
          <w:sz w:val="24"/>
          <w:szCs w:val="24"/>
        </w:rPr>
        <w:t xml:space="preserve"> first</w:t>
      </w:r>
      <w:r w:rsidR="002D08C1" w:rsidRPr="007B6C73">
        <w:rPr>
          <w:rFonts w:ascii="Times New Roman" w:eastAsia="Times New Roman" w:hAnsi="Times New Roman" w:cs="Times New Roman"/>
          <w:color w:val="222222"/>
          <w:sz w:val="24"/>
          <w:szCs w:val="24"/>
        </w:rPr>
        <w:t xml:space="preserve"> year of the pledge</w:t>
      </w:r>
      <w:r w:rsidR="00082C48" w:rsidRPr="007B6C73">
        <w:rPr>
          <w:rFonts w:ascii="Times New Roman" w:eastAsia="Times New Roman" w:hAnsi="Times New Roman" w:cs="Times New Roman"/>
          <w:color w:val="222222"/>
          <w:sz w:val="24"/>
          <w:szCs w:val="24"/>
        </w:rPr>
        <w:t>.</w:t>
      </w:r>
      <w:r w:rsidR="0030627B" w:rsidRPr="007B6C73">
        <w:rPr>
          <w:rFonts w:ascii="Times New Roman" w:eastAsia="Times New Roman" w:hAnsi="Times New Roman" w:cs="Times New Roman"/>
          <w:color w:val="222222"/>
          <w:sz w:val="24"/>
          <w:szCs w:val="24"/>
        </w:rPr>
        <w:t xml:space="preserve"> Furthermore, when companies list later completion dates for their pledges, </w:t>
      </w:r>
      <w:r w:rsidR="00FF47CF" w:rsidRPr="007B6C73">
        <w:rPr>
          <w:rFonts w:ascii="Times New Roman" w:eastAsia="Times New Roman" w:hAnsi="Times New Roman" w:cs="Times New Roman"/>
          <w:color w:val="222222"/>
          <w:sz w:val="24"/>
          <w:szCs w:val="24"/>
        </w:rPr>
        <w:t xml:space="preserve">they </w:t>
      </w:r>
      <w:r w:rsidR="00CA4987" w:rsidRPr="007B6C73">
        <w:rPr>
          <w:rFonts w:ascii="Times New Roman" w:eastAsia="Times New Roman" w:hAnsi="Times New Roman" w:cs="Times New Roman"/>
          <w:color w:val="222222"/>
          <w:sz w:val="24"/>
          <w:szCs w:val="24"/>
        </w:rPr>
        <w:t>can</w:t>
      </w:r>
      <w:r w:rsidR="00FF47CF" w:rsidRPr="007B6C73">
        <w:rPr>
          <w:rFonts w:ascii="Times New Roman" w:eastAsia="Times New Roman" w:hAnsi="Times New Roman" w:cs="Times New Roman"/>
          <w:color w:val="222222"/>
          <w:sz w:val="24"/>
          <w:szCs w:val="24"/>
        </w:rPr>
        <w:t xml:space="preserve"> receive </w:t>
      </w:r>
      <w:r w:rsidR="00FA36DA" w:rsidRPr="007B6C73">
        <w:rPr>
          <w:rFonts w:ascii="Times New Roman" w:eastAsia="Times New Roman" w:hAnsi="Times New Roman" w:cs="Times New Roman"/>
          <w:color w:val="222222"/>
          <w:sz w:val="24"/>
          <w:szCs w:val="24"/>
        </w:rPr>
        <w:t xml:space="preserve">the </w:t>
      </w:r>
      <w:r w:rsidR="00CA4987" w:rsidRPr="007B6C73">
        <w:rPr>
          <w:rFonts w:ascii="Times New Roman" w:eastAsia="Times New Roman" w:hAnsi="Times New Roman" w:cs="Times New Roman"/>
          <w:color w:val="222222"/>
          <w:sz w:val="24"/>
          <w:szCs w:val="24"/>
        </w:rPr>
        <w:t xml:space="preserve">benefits of public praise without </w:t>
      </w:r>
      <w:r w:rsidR="00FA36DA" w:rsidRPr="007B6C73">
        <w:rPr>
          <w:rFonts w:ascii="Times New Roman" w:eastAsia="Times New Roman" w:hAnsi="Times New Roman" w:cs="Times New Roman"/>
          <w:color w:val="222222"/>
          <w:sz w:val="24"/>
          <w:szCs w:val="24"/>
        </w:rPr>
        <w:t>experiencing</w:t>
      </w:r>
      <w:r w:rsidR="00CA4987" w:rsidRPr="007B6C73">
        <w:rPr>
          <w:rFonts w:ascii="Times New Roman" w:eastAsia="Times New Roman" w:hAnsi="Times New Roman" w:cs="Times New Roman"/>
          <w:color w:val="222222"/>
          <w:sz w:val="24"/>
          <w:szCs w:val="24"/>
        </w:rPr>
        <w:t xml:space="preserve"> investor panic surrounding </w:t>
      </w:r>
      <w:r w:rsidR="00FA36DA" w:rsidRPr="007B6C73">
        <w:rPr>
          <w:rFonts w:ascii="Times New Roman" w:eastAsia="Times New Roman" w:hAnsi="Times New Roman" w:cs="Times New Roman"/>
          <w:color w:val="222222"/>
          <w:sz w:val="24"/>
          <w:szCs w:val="24"/>
        </w:rPr>
        <w:t>fears of dramatically uprooting company processes</w:t>
      </w:r>
      <w:r w:rsidR="007269B5" w:rsidRPr="007B6C73">
        <w:rPr>
          <w:rFonts w:ascii="Times New Roman" w:eastAsia="Times New Roman" w:hAnsi="Times New Roman" w:cs="Times New Roman"/>
          <w:color w:val="222222"/>
          <w:sz w:val="24"/>
          <w:szCs w:val="24"/>
        </w:rPr>
        <w:t xml:space="preserve"> </w:t>
      </w:r>
      <w:r w:rsidR="00020DDA" w:rsidRPr="007B6C73">
        <w:rPr>
          <w:rFonts w:ascii="Times New Roman" w:eastAsia="Times New Roman" w:hAnsi="Times New Roman" w:cs="Times New Roman"/>
          <w:color w:val="222222"/>
          <w:sz w:val="24"/>
          <w:szCs w:val="24"/>
        </w:rPr>
        <w:t>with</w:t>
      </w:r>
      <w:r w:rsidR="007269B5" w:rsidRPr="007B6C73">
        <w:rPr>
          <w:rFonts w:ascii="Times New Roman" w:eastAsia="Times New Roman" w:hAnsi="Times New Roman" w:cs="Times New Roman"/>
          <w:color w:val="222222"/>
          <w:sz w:val="24"/>
          <w:szCs w:val="24"/>
        </w:rPr>
        <w:t xml:space="preserve"> </w:t>
      </w:r>
      <w:r w:rsidR="007269B5" w:rsidRPr="007B6C73">
        <w:rPr>
          <w:rFonts w:ascii="Times New Roman" w:eastAsia="Times New Roman" w:hAnsi="Times New Roman" w:cs="Times New Roman"/>
          <w:color w:val="222222"/>
          <w:sz w:val="24"/>
          <w:szCs w:val="24"/>
        </w:rPr>
        <w:lastRenderedPageBreak/>
        <w:t>an urgent deadline</w:t>
      </w:r>
      <w:r w:rsidR="00FA36DA" w:rsidRPr="007B6C73">
        <w:rPr>
          <w:rFonts w:ascii="Times New Roman" w:eastAsia="Times New Roman" w:hAnsi="Times New Roman" w:cs="Times New Roman"/>
          <w:color w:val="222222"/>
          <w:sz w:val="24"/>
          <w:szCs w:val="24"/>
        </w:rPr>
        <w:t>.</w:t>
      </w:r>
      <w:r w:rsidR="00C175E4" w:rsidRPr="007B6C73">
        <w:rPr>
          <w:rFonts w:ascii="Times New Roman" w:eastAsia="Times New Roman" w:hAnsi="Times New Roman" w:cs="Times New Roman"/>
          <w:color w:val="222222"/>
          <w:sz w:val="24"/>
          <w:szCs w:val="24"/>
        </w:rPr>
        <w:t xml:space="preserve"> </w:t>
      </w:r>
      <w:r w:rsidR="00FA02F8" w:rsidRPr="007B6C73">
        <w:rPr>
          <w:rFonts w:ascii="Times New Roman" w:eastAsia="Times New Roman" w:hAnsi="Times New Roman" w:cs="Times New Roman"/>
          <w:color w:val="222222"/>
          <w:sz w:val="24"/>
          <w:szCs w:val="24"/>
        </w:rPr>
        <w:t>Finally, those who ma</w:t>
      </w:r>
      <w:r w:rsidR="00B645C2" w:rsidRPr="007B6C73">
        <w:rPr>
          <w:rFonts w:ascii="Times New Roman" w:eastAsia="Times New Roman" w:hAnsi="Times New Roman" w:cs="Times New Roman"/>
          <w:color w:val="222222"/>
          <w:sz w:val="24"/>
          <w:szCs w:val="24"/>
        </w:rPr>
        <w:t>k</w:t>
      </w:r>
      <w:r w:rsidR="00FA02F8" w:rsidRPr="007B6C73">
        <w:rPr>
          <w:rFonts w:ascii="Times New Roman" w:eastAsia="Times New Roman" w:hAnsi="Times New Roman" w:cs="Times New Roman"/>
          <w:color w:val="222222"/>
          <w:sz w:val="24"/>
          <w:szCs w:val="24"/>
        </w:rPr>
        <w:t xml:space="preserve">e a carbon pledge seem to </w:t>
      </w:r>
      <w:r w:rsidR="0054524F" w:rsidRPr="007B6C73">
        <w:rPr>
          <w:rFonts w:ascii="Times New Roman" w:eastAsia="Times New Roman" w:hAnsi="Times New Roman" w:cs="Times New Roman"/>
          <w:color w:val="222222"/>
          <w:sz w:val="24"/>
          <w:szCs w:val="24"/>
        </w:rPr>
        <w:t>receive</w:t>
      </w:r>
      <w:r w:rsidR="00FA02F8" w:rsidRPr="007B6C73">
        <w:rPr>
          <w:rFonts w:ascii="Times New Roman" w:eastAsia="Times New Roman" w:hAnsi="Times New Roman" w:cs="Times New Roman"/>
          <w:color w:val="222222"/>
          <w:sz w:val="24"/>
          <w:szCs w:val="24"/>
        </w:rPr>
        <w:t xml:space="preserve"> more </w:t>
      </w:r>
      <w:r w:rsidR="00997BA9" w:rsidRPr="007B6C73">
        <w:rPr>
          <w:rFonts w:ascii="Times New Roman" w:eastAsia="Times New Roman" w:hAnsi="Times New Roman" w:cs="Times New Roman"/>
          <w:color w:val="222222"/>
          <w:sz w:val="24"/>
          <w:szCs w:val="24"/>
        </w:rPr>
        <w:t xml:space="preserve">total media </w:t>
      </w:r>
      <w:r w:rsidR="00FB2515" w:rsidRPr="007B6C73">
        <w:rPr>
          <w:rFonts w:ascii="Times New Roman" w:eastAsia="Times New Roman" w:hAnsi="Times New Roman" w:cs="Times New Roman"/>
          <w:color w:val="222222"/>
          <w:sz w:val="24"/>
          <w:szCs w:val="24"/>
        </w:rPr>
        <w:t>coverage</w:t>
      </w:r>
      <w:r w:rsidR="00B645C2" w:rsidRPr="007B6C73">
        <w:rPr>
          <w:rFonts w:ascii="Times New Roman" w:eastAsia="Times New Roman" w:hAnsi="Times New Roman" w:cs="Times New Roman"/>
          <w:color w:val="222222"/>
          <w:sz w:val="24"/>
          <w:szCs w:val="24"/>
        </w:rPr>
        <w:t xml:space="preserve">, </w:t>
      </w:r>
      <w:r w:rsidR="0054524F" w:rsidRPr="007B6C73">
        <w:rPr>
          <w:rFonts w:ascii="Times New Roman" w:eastAsia="Times New Roman" w:hAnsi="Times New Roman" w:cs="Times New Roman"/>
          <w:color w:val="222222"/>
          <w:sz w:val="24"/>
          <w:szCs w:val="24"/>
        </w:rPr>
        <w:t>higher percentages of</w:t>
      </w:r>
      <w:r w:rsidR="00FB2515" w:rsidRPr="007B6C73">
        <w:rPr>
          <w:rFonts w:ascii="Times New Roman" w:eastAsia="Times New Roman" w:hAnsi="Times New Roman" w:cs="Times New Roman"/>
          <w:color w:val="222222"/>
          <w:sz w:val="24"/>
          <w:szCs w:val="24"/>
        </w:rPr>
        <w:t xml:space="preserve"> negative business articles, </w:t>
      </w:r>
      <w:r w:rsidR="00B645C2" w:rsidRPr="007B6C73">
        <w:rPr>
          <w:rFonts w:ascii="Times New Roman" w:eastAsia="Times New Roman" w:hAnsi="Times New Roman" w:cs="Times New Roman"/>
          <w:color w:val="222222"/>
          <w:sz w:val="24"/>
          <w:szCs w:val="24"/>
        </w:rPr>
        <w:t xml:space="preserve">and </w:t>
      </w:r>
      <w:r w:rsidR="0054524F" w:rsidRPr="007B6C73">
        <w:rPr>
          <w:rFonts w:ascii="Times New Roman" w:eastAsia="Times New Roman" w:hAnsi="Times New Roman" w:cs="Times New Roman"/>
          <w:color w:val="222222"/>
          <w:sz w:val="24"/>
          <w:szCs w:val="24"/>
        </w:rPr>
        <w:t>lower percentages of</w:t>
      </w:r>
      <w:r w:rsidR="00B645C2" w:rsidRPr="007B6C73">
        <w:rPr>
          <w:rFonts w:ascii="Times New Roman" w:eastAsia="Times New Roman" w:hAnsi="Times New Roman" w:cs="Times New Roman"/>
          <w:color w:val="222222"/>
          <w:sz w:val="24"/>
          <w:szCs w:val="24"/>
        </w:rPr>
        <w:t xml:space="preserve"> </w:t>
      </w:r>
      <w:r w:rsidR="0054524F" w:rsidRPr="007B6C73">
        <w:rPr>
          <w:rFonts w:ascii="Times New Roman" w:eastAsia="Times New Roman" w:hAnsi="Times New Roman" w:cs="Times New Roman"/>
          <w:color w:val="222222"/>
          <w:sz w:val="24"/>
          <w:szCs w:val="24"/>
        </w:rPr>
        <w:t>negative</w:t>
      </w:r>
      <w:r w:rsidR="00B645C2" w:rsidRPr="007B6C73">
        <w:rPr>
          <w:rFonts w:ascii="Times New Roman" w:eastAsia="Times New Roman" w:hAnsi="Times New Roman" w:cs="Times New Roman"/>
          <w:color w:val="222222"/>
          <w:sz w:val="24"/>
          <w:szCs w:val="24"/>
        </w:rPr>
        <w:t xml:space="preserve"> personal </w:t>
      </w:r>
      <w:r w:rsidR="0054524F" w:rsidRPr="007B6C73">
        <w:rPr>
          <w:rFonts w:ascii="Times New Roman" w:eastAsia="Times New Roman" w:hAnsi="Times New Roman" w:cs="Times New Roman"/>
          <w:color w:val="222222"/>
          <w:sz w:val="24"/>
          <w:szCs w:val="24"/>
        </w:rPr>
        <w:t xml:space="preserve">articles. This </w:t>
      </w:r>
      <w:r w:rsidR="00DC4B14" w:rsidRPr="007B6C73">
        <w:rPr>
          <w:rFonts w:ascii="Times New Roman" w:eastAsia="Times New Roman" w:hAnsi="Times New Roman" w:cs="Times New Roman"/>
          <w:color w:val="222222"/>
          <w:sz w:val="24"/>
          <w:szCs w:val="24"/>
        </w:rPr>
        <w:t>reflects</w:t>
      </w:r>
      <w:r w:rsidR="008F15EB" w:rsidRPr="007B6C73">
        <w:rPr>
          <w:rFonts w:ascii="Times New Roman" w:eastAsia="Times New Roman" w:hAnsi="Times New Roman" w:cs="Times New Roman"/>
          <w:color w:val="222222"/>
          <w:sz w:val="24"/>
          <w:szCs w:val="24"/>
        </w:rPr>
        <w:t xml:space="preserve"> the </w:t>
      </w:r>
      <w:r w:rsidR="0040133D" w:rsidRPr="007B6C73">
        <w:rPr>
          <w:rFonts w:ascii="Times New Roman" w:eastAsia="Times New Roman" w:hAnsi="Times New Roman" w:cs="Times New Roman"/>
          <w:color w:val="222222"/>
          <w:sz w:val="24"/>
          <w:szCs w:val="24"/>
        </w:rPr>
        <w:t>ambiguity</w:t>
      </w:r>
      <w:r w:rsidR="008F15EB" w:rsidRPr="007B6C73">
        <w:rPr>
          <w:rFonts w:ascii="Times New Roman" w:eastAsia="Times New Roman" w:hAnsi="Times New Roman" w:cs="Times New Roman"/>
          <w:color w:val="222222"/>
          <w:sz w:val="24"/>
          <w:szCs w:val="24"/>
        </w:rPr>
        <w:t xml:space="preserve"> of </w:t>
      </w:r>
      <w:r w:rsidR="0040133D" w:rsidRPr="007B6C73">
        <w:rPr>
          <w:rFonts w:ascii="Times New Roman" w:eastAsia="Times New Roman" w:hAnsi="Times New Roman" w:cs="Times New Roman"/>
          <w:color w:val="222222"/>
          <w:sz w:val="24"/>
          <w:szCs w:val="24"/>
        </w:rPr>
        <w:t xml:space="preserve">the benefits of </w:t>
      </w:r>
      <w:r w:rsidR="008F15EB" w:rsidRPr="007B6C73">
        <w:rPr>
          <w:rFonts w:ascii="Times New Roman" w:eastAsia="Times New Roman" w:hAnsi="Times New Roman" w:cs="Times New Roman"/>
          <w:color w:val="222222"/>
          <w:sz w:val="24"/>
          <w:szCs w:val="24"/>
        </w:rPr>
        <w:t xml:space="preserve">praise versus </w:t>
      </w:r>
      <w:r w:rsidR="0040133D" w:rsidRPr="007B6C73">
        <w:rPr>
          <w:rFonts w:ascii="Times New Roman" w:eastAsia="Times New Roman" w:hAnsi="Times New Roman" w:cs="Times New Roman"/>
          <w:color w:val="222222"/>
          <w:sz w:val="24"/>
          <w:szCs w:val="24"/>
        </w:rPr>
        <w:t xml:space="preserve">panic, as </w:t>
      </w:r>
      <w:r w:rsidR="0038693C" w:rsidRPr="007B6C73">
        <w:rPr>
          <w:rFonts w:ascii="Times New Roman" w:eastAsia="Times New Roman" w:hAnsi="Times New Roman" w:cs="Times New Roman"/>
          <w:color w:val="222222"/>
          <w:sz w:val="24"/>
          <w:szCs w:val="24"/>
        </w:rPr>
        <w:t xml:space="preserve">pledging </w:t>
      </w:r>
      <w:r w:rsidR="0040133D" w:rsidRPr="007B6C73">
        <w:rPr>
          <w:rFonts w:ascii="Times New Roman" w:eastAsia="Times New Roman" w:hAnsi="Times New Roman" w:cs="Times New Roman"/>
          <w:color w:val="222222"/>
          <w:sz w:val="24"/>
          <w:szCs w:val="24"/>
        </w:rPr>
        <w:t xml:space="preserve">companies receive more public praise while receiving more business criticism. </w:t>
      </w:r>
      <w:r w:rsidR="008870D9" w:rsidRPr="007B6C73">
        <w:rPr>
          <w:rFonts w:ascii="Times New Roman" w:eastAsia="Times New Roman" w:hAnsi="Times New Roman" w:cs="Times New Roman"/>
          <w:color w:val="222222"/>
          <w:sz w:val="24"/>
          <w:szCs w:val="24"/>
        </w:rPr>
        <w:t>However, these</w:t>
      </w:r>
      <w:r w:rsidR="00181B0A" w:rsidRPr="007B6C73">
        <w:rPr>
          <w:rFonts w:ascii="Times New Roman" w:eastAsia="Times New Roman" w:hAnsi="Times New Roman" w:cs="Times New Roman"/>
          <w:color w:val="222222"/>
          <w:sz w:val="24"/>
          <w:szCs w:val="24"/>
        </w:rPr>
        <w:t xml:space="preserve"> results </w:t>
      </w:r>
      <w:r w:rsidR="001E32A5" w:rsidRPr="007B6C73">
        <w:rPr>
          <w:rFonts w:ascii="Times New Roman" w:eastAsia="Times New Roman" w:hAnsi="Times New Roman" w:cs="Times New Roman"/>
          <w:color w:val="222222"/>
          <w:sz w:val="24"/>
          <w:szCs w:val="24"/>
        </w:rPr>
        <w:t xml:space="preserve">support the claim that </w:t>
      </w:r>
      <w:r w:rsidR="008870D9" w:rsidRPr="007B6C73">
        <w:rPr>
          <w:rFonts w:ascii="Times New Roman" w:eastAsia="Times New Roman" w:hAnsi="Times New Roman" w:cs="Times New Roman"/>
          <w:color w:val="222222"/>
          <w:sz w:val="24"/>
          <w:szCs w:val="24"/>
        </w:rPr>
        <w:t xml:space="preserve">negative business triumphs </w:t>
      </w:r>
      <w:r w:rsidR="003E4B90" w:rsidRPr="007B6C73">
        <w:rPr>
          <w:rFonts w:ascii="Times New Roman" w:eastAsia="Times New Roman" w:hAnsi="Times New Roman" w:cs="Times New Roman"/>
          <w:color w:val="222222"/>
          <w:sz w:val="24"/>
          <w:szCs w:val="24"/>
        </w:rPr>
        <w:t xml:space="preserve">over </w:t>
      </w:r>
      <w:r w:rsidR="008870D9" w:rsidRPr="007B6C73">
        <w:rPr>
          <w:rFonts w:ascii="Times New Roman" w:eastAsia="Times New Roman" w:hAnsi="Times New Roman" w:cs="Times New Roman"/>
          <w:color w:val="222222"/>
          <w:sz w:val="24"/>
          <w:szCs w:val="24"/>
        </w:rPr>
        <w:t xml:space="preserve">positive </w:t>
      </w:r>
      <w:r w:rsidR="003E4B90" w:rsidRPr="007B6C73">
        <w:rPr>
          <w:rFonts w:ascii="Times New Roman" w:eastAsia="Times New Roman" w:hAnsi="Times New Roman" w:cs="Times New Roman"/>
          <w:color w:val="222222"/>
          <w:sz w:val="24"/>
          <w:szCs w:val="24"/>
        </w:rPr>
        <w:t xml:space="preserve">praise regarding stock price effects. </w:t>
      </w:r>
    </w:p>
    <w:p w14:paraId="1482966A" w14:textId="6D5CC2C3" w:rsidR="00371C24" w:rsidRPr="007B6C73" w:rsidRDefault="00B15817" w:rsidP="00CB4FE7">
      <w:pPr>
        <w:spacing w:after="240" w:line="480" w:lineRule="auto"/>
        <w:ind w:firstLine="720"/>
        <w:rPr>
          <w:rFonts w:ascii="Times New Roman" w:eastAsia="Times New Roman" w:hAnsi="Times New Roman" w:cs="Times New Roman"/>
          <w:color w:val="222222"/>
          <w:sz w:val="24"/>
          <w:szCs w:val="24"/>
        </w:rPr>
      </w:pPr>
      <w:r w:rsidRPr="007B6C73">
        <w:rPr>
          <w:rFonts w:ascii="Times New Roman" w:eastAsia="Times New Roman" w:hAnsi="Times New Roman" w:cs="Times New Roman"/>
          <w:color w:val="222222"/>
          <w:sz w:val="24"/>
          <w:szCs w:val="24"/>
        </w:rPr>
        <w:t>This paper contains limitations that can be improved upon in future research</w:t>
      </w:r>
      <w:r w:rsidR="007910DB" w:rsidRPr="007B6C73">
        <w:rPr>
          <w:rFonts w:ascii="Times New Roman" w:eastAsia="Times New Roman" w:hAnsi="Times New Roman" w:cs="Times New Roman"/>
          <w:color w:val="222222"/>
          <w:sz w:val="24"/>
          <w:szCs w:val="24"/>
        </w:rPr>
        <w:t xml:space="preserve">. First, </w:t>
      </w:r>
      <w:r w:rsidR="000E63BF" w:rsidRPr="007B6C73">
        <w:rPr>
          <w:rFonts w:ascii="Times New Roman" w:eastAsia="Times New Roman" w:hAnsi="Times New Roman" w:cs="Times New Roman"/>
          <w:color w:val="222222"/>
          <w:sz w:val="24"/>
          <w:szCs w:val="24"/>
        </w:rPr>
        <w:t xml:space="preserve">due to data limitations, the sample size is fairly small. </w:t>
      </w:r>
      <w:r w:rsidR="007F2C0C" w:rsidRPr="007B6C73">
        <w:rPr>
          <w:rFonts w:ascii="Times New Roman" w:eastAsia="Times New Roman" w:hAnsi="Times New Roman" w:cs="Times New Roman"/>
          <w:color w:val="222222"/>
          <w:sz w:val="24"/>
          <w:szCs w:val="24"/>
        </w:rPr>
        <w:t xml:space="preserve">Specifically, when comparing those that have interim plans </w:t>
      </w:r>
      <w:r w:rsidR="00E4424B" w:rsidRPr="007B6C73">
        <w:rPr>
          <w:rFonts w:ascii="Times New Roman" w:eastAsia="Times New Roman" w:hAnsi="Times New Roman" w:cs="Times New Roman"/>
          <w:color w:val="222222"/>
          <w:sz w:val="24"/>
          <w:szCs w:val="24"/>
        </w:rPr>
        <w:t>to</w:t>
      </w:r>
      <w:r w:rsidR="007F2C0C" w:rsidRPr="007B6C73">
        <w:rPr>
          <w:rFonts w:ascii="Times New Roman" w:eastAsia="Times New Roman" w:hAnsi="Times New Roman" w:cs="Times New Roman"/>
          <w:color w:val="222222"/>
          <w:sz w:val="24"/>
          <w:szCs w:val="24"/>
        </w:rPr>
        <w:t xml:space="preserve"> those that do not, </w:t>
      </w:r>
      <w:r w:rsidR="006473A5" w:rsidRPr="007B6C73">
        <w:rPr>
          <w:rFonts w:ascii="Times New Roman" w:eastAsia="Times New Roman" w:hAnsi="Times New Roman" w:cs="Times New Roman"/>
          <w:color w:val="222222"/>
          <w:sz w:val="24"/>
          <w:szCs w:val="24"/>
        </w:rPr>
        <w:t>the control group</w:t>
      </w:r>
      <w:r w:rsidR="00E4424B" w:rsidRPr="007B6C73">
        <w:rPr>
          <w:rFonts w:ascii="Times New Roman" w:eastAsia="Times New Roman" w:hAnsi="Times New Roman" w:cs="Times New Roman"/>
          <w:color w:val="222222"/>
          <w:sz w:val="24"/>
          <w:szCs w:val="24"/>
        </w:rPr>
        <w:t xml:space="preserve"> is</w:t>
      </w:r>
      <w:r w:rsidR="006473A5" w:rsidRPr="007B6C73">
        <w:rPr>
          <w:rFonts w:ascii="Times New Roman" w:eastAsia="Times New Roman" w:hAnsi="Times New Roman" w:cs="Times New Roman"/>
          <w:color w:val="222222"/>
          <w:sz w:val="24"/>
          <w:szCs w:val="24"/>
        </w:rPr>
        <w:t xml:space="preserve"> quite small. </w:t>
      </w:r>
      <w:r w:rsidR="006A7616" w:rsidRPr="007B6C73">
        <w:rPr>
          <w:rFonts w:ascii="Times New Roman" w:eastAsia="Times New Roman" w:hAnsi="Times New Roman" w:cs="Times New Roman"/>
          <w:color w:val="222222"/>
          <w:sz w:val="24"/>
          <w:szCs w:val="24"/>
        </w:rPr>
        <w:t xml:space="preserve">While a stacked difference in difference design </w:t>
      </w:r>
      <w:r w:rsidR="00871C3B" w:rsidRPr="007B6C73">
        <w:rPr>
          <w:rFonts w:ascii="Times New Roman" w:eastAsia="Times New Roman" w:hAnsi="Times New Roman" w:cs="Times New Roman"/>
          <w:color w:val="222222"/>
          <w:sz w:val="24"/>
          <w:szCs w:val="24"/>
        </w:rPr>
        <w:t xml:space="preserve">aims to account for small control groups, </w:t>
      </w:r>
      <w:r w:rsidR="0075689D" w:rsidRPr="007B6C73">
        <w:rPr>
          <w:rFonts w:ascii="Times New Roman" w:eastAsia="Times New Roman" w:hAnsi="Times New Roman" w:cs="Times New Roman"/>
          <w:color w:val="222222"/>
          <w:sz w:val="24"/>
          <w:szCs w:val="24"/>
        </w:rPr>
        <w:t>obtaining</w:t>
      </w:r>
      <w:r w:rsidR="00871C3B" w:rsidRPr="007B6C73">
        <w:rPr>
          <w:rFonts w:ascii="Times New Roman" w:eastAsia="Times New Roman" w:hAnsi="Times New Roman" w:cs="Times New Roman"/>
          <w:color w:val="222222"/>
          <w:sz w:val="24"/>
          <w:szCs w:val="24"/>
        </w:rPr>
        <w:t xml:space="preserve"> a more accurate </w:t>
      </w:r>
      <w:r w:rsidR="0075689D" w:rsidRPr="007B6C73">
        <w:rPr>
          <w:rFonts w:ascii="Times New Roman" w:eastAsia="Times New Roman" w:hAnsi="Times New Roman" w:cs="Times New Roman"/>
          <w:color w:val="222222"/>
          <w:sz w:val="24"/>
          <w:szCs w:val="24"/>
        </w:rPr>
        <w:t xml:space="preserve">control group that has no involvement with carbon neutrality could produce more significant results. </w:t>
      </w:r>
      <w:r w:rsidR="00B359E1" w:rsidRPr="007B6C73">
        <w:rPr>
          <w:rFonts w:ascii="Times New Roman" w:eastAsia="Times New Roman" w:hAnsi="Times New Roman" w:cs="Times New Roman"/>
          <w:color w:val="222222"/>
          <w:sz w:val="24"/>
          <w:szCs w:val="24"/>
        </w:rPr>
        <w:t xml:space="preserve">Furthermore, </w:t>
      </w:r>
      <w:r w:rsidR="0073117E" w:rsidRPr="007B6C73">
        <w:rPr>
          <w:rFonts w:ascii="Times New Roman" w:eastAsia="Times New Roman" w:hAnsi="Times New Roman" w:cs="Times New Roman"/>
          <w:color w:val="222222"/>
          <w:sz w:val="24"/>
          <w:szCs w:val="24"/>
        </w:rPr>
        <w:t xml:space="preserve">this paper </w:t>
      </w:r>
      <w:r w:rsidR="00283B05" w:rsidRPr="007B6C73">
        <w:rPr>
          <w:rFonts w:ascii="Times New Roman" w:eastAsia="Times New Roman" w:hAnsi="Times New Roman" w:cs="Times New Roman"/>
          <w:color w:val="222222"/>
          <w:sz w:val="24"/>
          <w:szCs w:val="24"/>
        </w:rPr>
        <w:t>obtain</w:t>
      </w:r>
      <w:r w:rsidR="0073117E" w:rsidRPr="007B6C73">
        <w:rPr>
          <w:rFonts w:ascii="Times New Roman" w:eastAsia="Times New Roman" w:hAnsi="Times New Roman" w:cs="Times New Roman"/>
          <w:color w:val="222222"/>
          <w:sz w:val="24"/>
          <w:szCs w:val="24"/>
        </w:rPr>
        <w:t>s</w:t>
      </w:r>
      <w:r w:rsidR="00283B05" w:rsidRPr="007B6C73">
        <w:rPr>
          <w:rFonts w:ascii="Times New Roman" w:eastAsia="Times New Roman" w:hAnsi="Times New Roman" w:cs="Times New Roman"/>
          <w:color w:val="222222"/>
          <w:sz w:val="24"/>
          <w:szCs w:val="24"/>
        </w:rPr>
        <w:t xml:space="preserve"> a sample</w:t>
      </w:r>
      <w:r w:rsidR="0073117E" w:rsidRPr="007B6C73">
        <w:rPr>
          <w:rFonts w:ascii="Times New Roman" w:eastAsia="Times New Roman" w:hAnsi="Times New Roman" w:cs="Times New Roman"/>
          <w:color w:val="222222"/>
          <w:sz w:val="24"/>
          <w:szCs w:val="24"/>
        </w:rPr>
        <w:t xml:space="preserve"> from a</w:t>
      </w:r>
      <w:r w:rsidR="00283B05" w:rsidRPr="007B6C73">
        <w:rPr>
          <w:rFonts w:ascii="Times New Roman" w:eastAsia="Times New Roman" w:hAnsi="Times New Roman" w:cs="Times New Roman"/>
          <w:color w:val="222222"/>
          <w:sz w:val="24"/>
          <w:szCs w:val="24"/>
        </w:rPr>
        <w:t xml:space="preserve"> collect</w:t>
      </w:r>
      <w:r w:rsidR="0073117E" w:rsidRPr="007B6C73">
        <w:rPr>
          <w:rFonts w:ascii="Times New Roman" w:eastAsia="Times New Roman" w:hAnsi="Times New Roman" w:cs="Times New Roman"/>
          <w:color w:val="222222"/>
          <w:sz w:val="24"/>
          <w:szCs w:val="24"/>
        </w:rPr>
        <w:t>ion of</w:t>
      </w:r>
      <w:r w:rsidR="00283B05" w:rsidRPr="007B6C73">
        <w:rPr>
          <w:rFonts w:ascii="Times New Roman" w:eastAsia="Times New Roman" w:hAnsi="Times New Roman" w:cs="Times New Roman"/>
          <w:color w:val="222222"/>
          <w:sz w:val="24"/>
          <w:szCs w:val="24"/>
        </w:rPr>
        <w:t xml:space="preserve"> </w:t>
      </w:r>
      <w:r w:rsidR="00CA7130" w:rsidRPr="007B6C73">
        <w:rPr>
          <w:rFonts w:ascii="Times New Roman" w:eastAsia="Times New Roman" w:hAnsi="Times New Roman" w:cs="Times New Roman"/>
          <w:color w:val="222222"/>
          <w:sz w:val="24"/>
          <w:szCs w:val="24"/>
        </w:rPr>
        <w:t xml:space="preserve">only </w:t>
      </w:r>
      <w:r w:rsidR="00283B05" w:rsidRPr="007B6C73">
        <w:rPr>
          <w:rFonts w:ascii="Times New Roman" w:eastAsia="Times New Roman" w:hAnsi="Times New Roman" w:cs="Times New Roman"/>
          <w:color w:val="222222"/>
          <w:sz w:val="24"/>
          <w:szCs w:val="24"/>
        </w:rPr>
        <w:t xml:space="preserve">the most positively </w:t>
      </w:r>
      <w:r w:rsidR="0073117E" w:rsidRPr="007B6C73">
        <w:rPr>
          <w:rFonts w:ascii="Times New Roman" w:eastAsia="Times New Roman" w:hAnsi="Times New Roman" w:cs="Times New Roman"/>
          <w:color w:val="222222"/>
          <w:sz w:val="24"/>
          <w:szCs w:val="24"/>
        </w:rPr>
        <w:t>and</w:t>
      </w:r>
      <w:r w:rsidR="00283B05" w:rsidRPr="007B6C73">
        <w:rPr>
          <w:rFonts w:ascii="Times New Roman" w:eastAsia="Times New Roman" w:hAnsi="Times New Roman" w:cs="Times New Roman"/>
          <w:color w:val="222222"/>
          <w:sz w:val="24"/>
          <w:szCs w:val="24"/>
        </w:rPr>
        <w:t xml:space="preserve"> negatively received companies </w:t>
      </w:r>
      <w:r w:rsidR="00C05041" w:rsidRPr="007B6C73">
        <w:rPr>
          <w:rFonts w:ascii="Times New Roman" w:eastAsia="Times New Roman" w:hAnsi="Times New Roman" w:cs="Times New Roman"/>
          <w:color w:val="222222"/>
          <w:sz w:val="24"/>
          <w:szCs w:val="24"/>
        </w:rPr>
        <w:t>from a random sample</w:t>
      </w:r>
      <w:r w:rsidR="00D2396C" w:rsidRPr="007B6C73">
        <w:rPr>
          <w:rFonts w:ascii="Times New Roman" w:eastAsia="Times New Roman" w:hAnsi="Times New Roman" w:cs="Times New Roman"/>
          <w:color w:val="222222"/>
          <w:sz w:val="24"/>
          <w:szCs w:val="24"/>
        </w:rPr>
        <w:t xml:space="preserve">, </w:t>
      </w:r>
      <w:del w:id="53" w:author="Eli Toffel" w:date="2025-04-18T23:52:00Z">
        <w:r w:rsidR="009222F3" w:rsidRPr="007B6C73" w:rsidDel="00F43541">
          <w:rPr>
            <w:rFonts w:ascii="Times New Roman" w:eastAsia="Times New Roman" w:hAnsi="Times New Roman" w:cs="Times New Roman"/>
            <w:color w:val="222222"/>
            <w:sz w:val="24"/>
            <w:szCs w:val="24"/>
          </w:rPr>
          <w:delText xml:space="preserve">creating </w:delText>
        </w:r>
      </w:del>
      <w:ins w:id="54" w:author="Eli Toffel" w:date="2025-04-18T23:52:00Z">
        <w:r w:rsidR="00F43541">
          <w:rPr>
            <w:rFonts w:ascii="Times New Roman" w:eastAsia="Times New Roman" w:hAnsi="Times New Roman" w:cs="Times New Roman"/>
            <w:color w:val="222222"/>
            <w:sz w:val="24"/>
            <w:szCs w:val="24"/>
          </w:rPr>
          <w:t xml:space="preserve">in hopes </w:t>
        </w:r>
        <w:r w:rsidR="00F43541">
          <w:rPr>
            <w:rFonts w:ascii="Times New Roman" w:eastAsia="Times New Roman" w:hAnsi="Times New Roman" w:cs="Times New Roman"/>
            <w:color w:val="222222"/>
            <w:sz w:val="24"/>
            <w:szCs w:val="24"/>
          </w:rPr>
          <w:t>of creating</w:t>
        </w:r>
        <w:r w:rsidR="00F43541" w:rsidRPr="007B6C73">
          <w:rPr>
            <w:rFonts w:ascii="Times New Roman" w:eastAsia="Times New Roman" w:hAnsi="Times New Roman" w:cs="Times New Roman"/>
            <w:color w:val="222222"/>
            <w:sz w:val="24"/>
            <w:szCs w:val="24"/>
          </w:rPr>
          <w:t xml:space="preserve"> </w:t>
        </w:r>
      </w:ins>
      <w:r w:rsidR="003848B7" w:rsidRPr="007B6C73">
        <w:rPr>
          <w:rFonts w:ascii="Times New Roman" w:eastAsia="Times New Roman" w:hAnsi="Times New Roman" w:cs="Times New Roman"/>
          <w:color w:val="222222"/>
          <w:sz w:val="24"/>
          <w:szCs w:val="24"/>
        </w:rPr>
        <w:t>a</w:t>
      </w:r>
      <w:r w:rsidR="009222F3" w:rsidRPr="007B6C73">
        <w:rPr>
          <w:rFonts w:ascii="Times New Roman" w:eastAsia="Times New Roman" w:hAnsi="Times New Roman" w:cs="Times New Roman"/>
          <w:color w:val="222222"/>
          <w:sz w:val="24"/>
          <w:szCs w:val="24"/>
        </w:rPr>
        <w:t xml:space="preserve"> sample of the most</w:t>
      </w:r>
      <w:r w:rsidR="00283B05" w:rsidRPr="007B6C73">
        <w:rPr>
          <w:rFonts w:ascii="Times New Roman" w:eastAsia="Times New Roman" w:hAnsi="Times New Roman" w:cs="Times New Roman"/>
          <w:color w:val="222222"/>
          <w:sz w:val="24"/>
          <w:szCs w:val="24"/>
        </w:rPr>
        <w:t xml:space="preserve"> “visible companies</w:t>
      </w:r>
      <w:r w:rsidR="009222F3" w:rsidRPr="007B6C73">
        <w:rPr>
          <w:rFonts w:ascii="Times New Roman" w:eastAsia="Times New Roman" w:hAnsi="Times New Roman" w:cs="Times New Roman"/>
          <w:color w:val="222222"/>
          <w:sz w:val="24"/>
          <w:szCs w:val="24"/>
        </w:rPr>
        <w:t>.”</w:t>
      </w:r>
      <w:r w:rsidR="00C05041" w:rsidRPr="007B6C73">
        <w:rPr>
          <w:rFonts w:ascii="Times New Roman" w:eastAsia="Times New Roman" w:hAnsi="Times New Roman" w:cs="Times New Roman"/>
          <w:color w:val="222222"/>
          <w:sz w:val="24"/>
          <w:szCs w:val="24"/>
        </w:rPr>
        <w:t xml:space="preserve"> </w:t>
      </w:r>
      <w:r w:rsidR="00B7451A" w:rsidRPr="007B6C73">
        <w:rPr>
          <w:rFonts w:ascii="Times New Roman" w:eastAsia="Times New Roman" w:hAnsi="Times New Roman" w:cs="Times New Roman"/>
          <w:color w:val="222222"/>
          <w:sz w:val="24"/>
          <w:szCs w:val="24"/>
        </w:rPr>
        <w:t>This</w:t>
      </w:r>
      <w:r w:rsidR="00D201C1" w:rsidRPr="007B6C73">
        <w:rPr>
          <w:rFonts w:ascii="Times New Roman" w:eastAsia="Times New Roman" w:hAnsi="Times New Roman" w:cs="Times New Roman"/>
          <w:color w:val="222222"/>
          <w:sz w:val="24"/>
          <w:szCs w:val="24"/>
        </w:rPr>
        <w:t xml:space="preserve"> restricts our results </w:t>
      </w:r>
      <w:r w:rsidR="003848B7" w:rsidRPr="007B6C73">
        <w:rPr>
          <w:rFonts w:ascii="Times New Roman" w:eastAsia="Times New Roman" w:hAnsi="Times New Roman" w:cs="Times New Roman"/>
          <w:color w:val="222222"/>
          <w:sz w:val="24"/>
          <w:szCs w:val="24"/>
        </w:rPr>
        <w:t>from</w:t>
      </w:r>
      <w:r w:rsidR="009222F3" w:rsidRPr="007B6C73">
        <w:rPr>
          <w:rFonts w:ascii="Times New Roman" w:eastAsia="Times New Roman" w:hAnsi="Times New Roman" w:cs="Times New Roman"/>
          <w:color w:val="222222"/>
          <w:sz w:val="24"/>
          <w:szCs w:val="24"/>
        </w:rPr>
        <w:t xml:space="preserve"> being representative of all companies</w:t>
      </w:r>
      <w:r w:rsidR="003848B7" w:rsidRPr="007B6C73">
        <w:rPr>
          <w:rFonts w:ascii="Times New Roman" w:eastAsia="Times New Roman" w:hAnsi="Times New Roman" w:cs="Times New Roman"/>
          <w:color w:val="222222"/>
          <w:sz w:val="24"/>
          <w:szCs w:val="24"/>
        </w:rPr>
        <w:t xml:space="preserve">. </w:t>
      </w:r>
      <w:r w:rsidR="00A8112C" w:rsidRPr="007B6C73">
        <w:rPr>
          <w:rFonts w:ascii="Times New Roman" w:eastAsia="Times New Roman" w:hAnsi="Times New Roman" w:cs="Times New Roman"/>
          <w:color w:val="222222"/>
          <w:sz w:val="24"/>
          <w:szCs w:val="24"/>
        </w:rPr>
        <w:t>One</w:t>
      </w:r>
      <w:r w:rsidR="00435DC4" w:rsidRPr="007B6C73">
        <w:rPr>
          <w:rFonts w:ascii="Times New Roman" w:eastAsia="Times New Roman" w:hAnsi="Times New Roman" w:cs="Times New Roman"/>
          <w:color w:val="222222"/>
          <w:sz w:val="24"/>
          <w:szCs w:val="24"/>
        </w:rPr>
        <w:t xml:space="preserve"> way to improve th</w:t>
      </w:r>
      <w:r w:rsidR="00B7451A" w:rsidRPr="007B6C73">
        <w:rPr>
          <w:rFonts w:ascii="Times New Roman" w:eastAsia="Times New Roman" w:hAnsi="Times New Roman" w:cs="Times New Roman"/>
          <w:color w:val="222222"/>
          <w:sz w:val="24"/>
          <w:szCs w:val="24"/>
        </w:rPr>
        <w:t>is</w:t>
      </w:r>
      <w:r w:rsidR="00435DC4" w:rsidRPr="007B6C73">
        <w:rPr>
          <w:rFonts w:ascii="Times New Roman" w:eastAsia="Times New Roman" w:hAnsi="Times New Roman" w:cs="Times New Roman"/>
          <w:color w:val="222222"/>
          <w:sz w:val="24"/>
          <w:szCs w:val="24"/>
        </w:rPr>
        <w:t xml:space="preserve"> sample</w:t>
      </w:r>
      <w:r w:rsidR="00224488" w:rsidRPr="007B6C73">
        <w:rPr>
          <w:rFonts w:ascii="Times New Roman" w:eastAsia="Times New Roman" w:hAnsi="Times New Roman" w:cs="Times New Roman"/>
          <w:color w:val="222222"/>
          <w:sz w:val="24"/>
          <w:szCs w:val="24"/>
        </w:rPr>
        <w:t xml:space="preserve"> </w:t>
      </w:r>
      <w:r w:rsidR="00676248" w:rsidRPr="007B6C73">
        <w:rPr>
          <w:rFonts w:ascii="Times New Roman" w:eastAsia="Times New Roman" w:hAnsi="Times New Roman" w:cs="Times New Roman"/>
          <w:color w:val="222222"/>
          <w:sz w:val="24"/>
          <w:szCs w:val="24"/>
        </w:rPr>
        <w:t xml:space="preserve">is by </w:t>
      </w:r>
      <w:r w:rsidR="00224488" w:rsidRPr="007B6C73">
        <w:rPr>
          <w:rFonts w:ascii="Times New Roman" w:eastAsia="Times New Roman" w:hAnsi="Times New Roman" w:cs="Times New Roman"/>
          <w:color w:val="222222"/>
          <w:sz w:val="24"/>
          <w:szCs w:val="24"/>
        </w:rPr>
        <w:t xml:space="preserve">matching </w:t>
      </w:r>
      <w:r w:rsidR="00071A37" w:rsidRPr="007B6C73">
        <w:rPr>
          <w:rFonts w:ascii="Times New Roman" w:eastAsia="Times New Roman" w:hAnsi="Times New Roman" w:cs="Times New Roman"/>
          <w:color w:val="222222"/>
          <w:sz w:val="24"/>
          <w:szCs w:val="24"/>
        </w:rPr>
        <w:t>companies with</w:t>
      </w:r>
      <w:r w:rsidR="004D1F08" w:rsidRPr="007B6C73">
        <w:rPr>
          <w:rFonts w:ascii="Times New Roman" w:eastAsia="Times New Roman" w:hAnsi="Times New Roman" w:cs="Times New Roman"/>
          <w:color w:val="222222"/>
          <w:sz w:val="24"/>
          <w:szCs w:val="24"/>
        </w:rPr>
        <w:t xml:space="preserve"> </w:t>
      </w:r>
      <w:r w:rsidR="00224488" w:rsidRPr="007B6C73">
        <w:rPr>
          <w:rFonts w:ascii="Times New Roman" w:eastAsia="Times New Roman" w:hAnsi="Times New Roman" w:cs="Times New Roman"/>
          <w:color w:val="222222"/>
          <w:sz w:val="24"/>
          <w:szCs w:val="24"/>
        </w:rPr>
        <w:t>similar</w:t>
      </w:r>
      <w:r w:rsidR="004D1F08" w:rsidRPr="007B6C73">
        <w:rPr>
          <w:rFonts w:ascii="Times New Roman" w:eastAsia="Times New Roman" w:hAnsi="Times New Roman" w:cs="Times New Roman"/>
          <w:color w:val="222222"/>
          <w:sz w:val="24"/>
          <w:szCs w:val="24"/>
        </w:rPr>
        <w:t xml:space="preserve"> </w:t>
      </w:r>
      <w:r w:rsidR="00152D1E" w:rsidRPr="007B6C73">
        <w:rPr>
          <w:rFonts w:ascii="Times New Roman" w:eastAsia="Times New Roman" w:hAnsi="Times New Roman" w:cs="Times New Roman"/>
          <w:color w:val="222222"/>
          <w:sz w:val="24"/>
          <w:szCs w:val="24"/>
        </w:rPr>
        <w:t>characteristics</w:t>
      </w:r>
      <w:r w:rsidR="00676248" w:rsidRPr="007B6C73">
        <w:rPr>
          <w:rFonts w:ascii="Times New Roman" w:eastAsia="Times New Roman" w:hAnsi="Times New Roman" w:cs="Times New Roman"/>
          <w:color w:val="222222"/>
          <w:sz w:val="24"/>
          <w:szCs w:val="24"/>
        </w:rPr>
        <w:t>,</w:t>
      </w:r>
      <w:r w:rsidR="00293995" w:rsidRPr="007B6C73">
        <w:rPr>
          <w:rFonts w:ascii="Times New Roman" w:eastAsia="Times New Roman" w:hAnsi="Times New Roman" w:cs="Times New Roman"/>
          <w:color w:val="222222"/>
          <w:sz w:val="24"/>
          <w:szCs w:val="24"/>
        </w:rPr>
        <w:t xml:space="preserve"> </w:t>
      </w:r>
      <w:r w:rsidR="00152D1E" w:rsidRPr="007B6C73">
        <w:rPr>
          <w:rFonts w:ascii="Times New Roman" w:eastAsia="Times New Roman" w:hAnsi="Times New Roman" w:cs="Times New Roman"/>
          <w:color w:val="222222"/>
          <w:sz w:val="24"/>
          <w:szCs w:val="24"/>
        </w:rPr>
        <w:t>where</w:t>
      </w:r>
      <w:r w:rsidR="00224488" w:rsidRPr="007B6C73">
        <w:rPr>
          <w:rFonts w:ascii="Times New Roman" w:eastAsia="Times New Roman" w:hAnsi="Times New Roman" w:cs="Times New Roman"/>
          <w:color w:val="222222"/>
          <w:sz w:val="24"/>
          <w:szCs w:val="24"/>
        </w:rPr>
        <w:t xml:space="preserve"> one makes a carbon pledge and another does not</w:t>
      </w:r>
      <w:r w:rsidR="00152D1E" w:rsidRPr="007B6C73">
        <w:rPr>
          <w:rFonts w:ascii="Times New Roman" w:eastAsia="Times New Roman" w:hAnsi="Times New Roman" w:cs="Times New Roman"/>
          <w:color w:val="222222"/>
          <w:sz w:val="24"/>
          <w:szCs w:val="24"/>
        </w:rPr>
        <w:t xml:space="preserve">. This </w:t>
      </w:r>
      <w:r w:rsidR="00224488" w:rsidRPr="007B6C73">
        <w:rPr>
          <w:rFonts w:ascii="Times New Roman" w:eastAsia="Times New Roman" w:hAnsi="Times New Roman" w:cs="Times New Roman"/>
          <w:color w:val="222222"/>
          <w:sz w:val="24"/>
          <w:szCs w:val="24"/>
        </w:rPr>
        <w:t>could work as an improved model to extract the</w:t>
      </w:r>
      <w:r w:rsidR="00293995" w:rsidRPr="007B6C73">
        <w:rPr>
          <w:rFonts w:ascii="Times New Roman" w:eastAsia="Times New Roman" w:hAnsi="Times New Roman" w:cs="Times New Roman"/>
          <w:color w:val="222222"/>
          <w:sz w:val="24"/>
          <w:szCs w:val="24"/>
        </w:rPr>
        <w:t xml:space="preserve"> specific</w:t>
      </w:r>
      <w:r w:rsidR="00224488" w:rsidRPr="007B6C73">
        <w:rPr>
          <w:rFonts w:ascii="Times New Roman" w:eastAsia="Times New Roman" w:hAnsi="Times New Roman" w:cs="Times New Roman"/>
          <w:color w:val="222222"/>
          <w:sz w:val="24"/>
          <w:szCs w:val="24"/>
        </w:rPr>
        <w:t xml:space="preserve"> effect of </w:t>
      </w:r>
      <w:r w:rsidR="00293995" w:rsidRPr="007B6C73">
        <w:rPr>
          <w:rFonts w:ascii="Times New Roman" w:eastAsia="Times New Roman" w:hAnsi="Times New Roman" w:cs="Times New Roman"/>
          <w:color w:val="222222"/>
          <w:sz w:val="24"/>
          <w:szCs w:val="24"/>
        </w:rPr>
        <w:t xml:space="preserve">making a carbon-neutral pledge. </w:t>
      </w:r>
      <w:r w:rsidR="00897DB1" w:rsidRPr="007B6C73">
        <w:rPr>
          <w:rFonts w:ascii="Times New Roman" w:eastAsia="Times New Roman" w:hAnsi="Times New Roman" w:cs="Times New Roman"/>
          <w:color w:val="222222"/>
          <w:sz w:val="24"/>
          <w:szCs w:val="24"/>
        </w:rPr>
        <w:t>This paper’s model</w:t>
      </w:r>
      <w:r w:rsidR="00293995" w:rsidRPr="007B6C73">
        <w:rPr>
          <w:rFonts w:ascii="Times New Roman" w:eastAsia="Times New Roman" w:hAnsi="Times New Roman" w:cs="Times New Roman"/>
          <w:color w:val="222222"/>
          <w:sz w:val="24"/>
          <w:szCs w:val="24"/>
        </w:rPr>
        <w:t xml:space="preserve"> </w:t>
      </w:r>
      <w:r w:rsidR="005F2368" w:rsidRPr="007B6C73">
        <w:rPr>
          <w:rFonts w:ascii="Times New Roman" w:eastAsia="Times New Roman" w:hAnsi="Times New Roman" w:cs="Times New Roman"/>
          <w:color w:val="222222"/>
          <w:sz w:val="24"/>
          <w:szCs w:val="24"/>
        </w:rPr>
        <w:t>uses</w:t>
      </w:r>
      <w:r w:rsidR="00897DB1" w:rsidRPr="007B6C73">
        <w:rPr>
          <w:rFonts w:ascii="Times New Roman" w:eastAsia="Times New Roman" w:hAnsi="Times New Roman" w:cs="Times New Roman"/>
          <w:color w:val="222222"/>
          <w:sz w:val="24"/>
          <w:szCs w:val="24"/>
        </w:rPr>
        <w:t xml:space="preserve"> </w:t>
      </w:r>
      <w:r w:rsidR="00293995" w:rsidRPr="007B6C73">
        <w:rPr>
          <w:rFonts w:ascii="Times New Roman" w:eastAsia="Times New Roman" w:hAnsi="Times New Roman" w:cs="Times New Roman"/>
          <w:color w:val="222222"/>
          <w:sz w:val="24"/>
          <w:szCs w:val="24"/>
        </w:rPr>
        <w:t xml:space="preserve">company fixed effects to </w:t>
      </w:r>
      <w:r w:rsidR="005F2368" w:rsidRPr="007B6C73">
        <w:rPr>
          <w:rFonts w:ascii="Times New Roman" w:eastAsia="Times New Roman" w:hAnsi="Times New Roman" w:cs="Times New Roman"/>
          <w:color w:val="222222"/>
          <w:sz w:val="24"/>
          <w:szCs w:val="24"/>
        </w:rPr>
        <w:t>account for company variation</w:t>
      </w:r>
      <w:r w:rsidR="00897DB1" w:rsidRPr="007B6C73">
        <w:rPr>
          <w:rFonts w:ascii="Times New Roman" w:eastAsia="Times New Roman" w:hAnsi="Times New Roman" w:cs="Times New Roman"/>
          <w:color w:val="222222"/>
          <w:sz w:val="24"/>
          <w:szCs w:val="24"/>
        </w:rPr>
        <w:t>; however,</w:t>
      </w:r>
      <w:r w:rsidR="005F2368" w:rsidRPr="007B6C73">
        <w:rPr>
          <w:rFonts w:ascii="Times New Roman" w:eastAsia="Times New Roman" w:hAnsi="Times New Roman" w:cs="Times New Roman"/>
          <w:color w:val="222222"/>
          <w:sz w:val="24"/>
          <w:szCs w:val="24"/>
        </w:rPr>
        <w:t xml:space="preserve"> with a small sample size, this</w:t>
      </w:r>
      <w:r w:rsidR="00897DB1" w:rsidRPr="007B6C73">
        <w:rPr>
          <w:rFonts w:ascii="Times New Roman" w:eastAsia="Times New Roman" w:hAnsi="Times New Roman" w:cs="Times New Roman"/>
          <w:color w:val="222222"/>
          <w:sz w:val="24"/>
          <w:szCs w:val="24"/>
        </w:rPr>
        <w:t xml:space="preserve"> paper’s</w:t>
      </w:r>
      <w:r w:rsidR="005F2368" w:rsidRPr="007B6C73">
        <w:rPr>
          <w:rFonts w:ascii="Times New Roman" w:eastAsia="Times New Roman" w:hAnsi="Times New Roman" w:cs="Times New Roman"/>
          <w:color w:val="222222"/>
          <w:sz w:val="24"/>
          <w:szCs w:val="24"/>
        </w:rPr>
        <w:t xml:space="preserve"> method</w:t>
      </w:r>
      <w:r w:rsidR="006F57A2" w:rsidRPr="007B6C73">
        <w:rPr>
          <w:rFonts w:ascii="Times New Roman" w:eastAsia="Times New Roman" w:hAnsi="Times New Roman" w:cs="Times New Roman"/>
          <w:color w:val="222222"/>
          <w:sz w:val="24"/>
          <w:szCs w:val="24"/>
        </w:rPr>
        <w:t>s</w:t>
      </w:r>
      <w:r w:rsidR="005F2368" w:rsidRPr="007B6C73">
        <w:rPr>
          <w:rFonts w:ascii="Times New Roman" w:eastAsia="Times New Roman" w:hAnsi="Times New Roman" w:cs="Times New Roman"/>
          <w:color w:val="222222"/>
          <w:sz w:val="24"/>
          <w:szCs w:val="24"/>
        </w:rPr>
        <w:t xml:space="preserve"> </w:t>
      </w:r>
      <w:r w:rsidR="00897DB1" w:rsidRPr="007B6C73">
        <w:rPr>
          <w:rFonts w:ascii="Times New Roman" w:eastAsia="Times New Roman" w:hAnsi="Times New Roman" w:cs="Times New Roman"/>
          <w:color w:val="222222"/>
          <w:sz w:val="24"/>
          <w:szCs w:val="24"/>
        </w:rPr>
        <w:t xml:space="preserve">can leave variation unaccounted for. Matching companies </w:t>
      </w:r>
      <w:r w:rsidR="00371C24" w:rsidRPr="007B6C73">
        <w:rPr>
          <w:rFonts w:ascii="Times New Roman" w:eastAsia="Times New Roman" w:hAnsi="Times New Roman" w:cs="Times New Roman"/>
          <w:color w:val="222222"/>
          <w:sz w:val="24"/>
          <w:szCs w:val="24"/>
        </w:rPr>
        <w:t xml:space="preserve">would provide ideal counterfactuals to </w:t>
      </w:r>
      <w:r w:rsidR="0099590A" w:rsidRPr="007B6C73">
        <w:rPr>
          <w:rFonts w:ascii="Times New Roman" w:eastAsia="Times New Roman" w:hAnsi="Times New Roman" w:cs="Times New Roman"/>
          <w:color w:val="222222"/>
          <w:sz w:val="24"/>
          <w:szCs w:val="24"/>
        </w:rPr>
        <w:t>compare</w:t>
      </w:r>
      <w:r w:rsidR="006F57A2" w:rsidRPr="007B6C73">
        <w:rPr>
          <w:rFonts w:ascii="Times New Roman" w:eastAsia="Times New Roman" w:hAnsi="Times New Roman" w:cs="Times New Roman"/>
          <w:color w:val="222222"/>
          <w:sz w:val="24"/>
          <w:szCs w:val="24"/>
        </w:rPr>
        <w:t xml:space="preserve"> to</w:t>
      </w:r>
      <w:r w:rsidR="0099590A" w:rsidRPr="007B6C73">
        <w:rPr>
          <w:rFonts w:ascii="Times New Roman" w:eastAsia="Times New Roman" w:hAnsi="Times New Roman" w:cs="Times New Roman"/>
          <w:color w:val="222222"/>
          <w:sz w:val="24"/>
          <w:szCs w:val="24"/>
        </w:rPr>
        <w:t xml:space="preserve"> treated companies</w:t>
      </w:r>
      <w:r w:rsidR="00371C24" w:rsidRPr="007B6C73">
        <w:rPr>
          <w:rFonts w:ascii="Times New Roman" w:eastAsia="Times New Roman" w:hAnsi="Times New Roman" w:cs="Times New Roman"/>
          <w:color w:val="222222"/>
          <w:sz w:val="24"/>
          <w:szCs w:val="24"/>
        </w:rPr>
        <w:t>. Lastly, the limited time frame o</w:t>
      </w:r>
      <w:r w:rsidR="0099590A" w:rsidRPr="007B6C73">
        <w:rPr>
          <w:rFonts w:ascii="Times New Roman" w:eastAsia="Times New Roman" w:hAnsi="Times New Roman" w:cs="Times New Roman"/>
          <w:color w:val="222222"/>
          <w:sz w:val="24"/>
          <w:szCs w:val="24"/>
        </w:rPr>
        <w:t xml:space="preserve">f this study is a limitation. </w:t>
      </w:r>
      <w:r w:rsidR="00EA5310" w:rsidRPr="007B6C73">
        <w:rPr>
          <w:rFonts w:ascii="Times New Roman" w:eastAsia="Times New Roman" w:hAnsi="Times New Roman" w:cs="Times New Roman"/>
          <w:color w:val="222222"/>
          <w:sz w:val="24"/>
          <w:szCs w:val="24"/>
        </w:rPr>
        <w:t xml:space="preserve">Due to </w:t>
      </w:r>
      <w:r w:rsidR="00307748" w:rsidRPr="007B6C73">
        <w:rPr>
          <w:rFonts w:ascii="Times New Roman" w:eastAsia="Times New Roman" w:hAnsi="Times New Roman" w:cs="Times New Roman"/>
          <w:color w:val="222222"/>
          <w:sz w:val="24"/>
          <w:szCs w:val="24"/>
        </w:rPr>
        <w:t>this trend's recency, this paper cannot</w:t>
      </w:r>
      <w:r w:rsidR="00D97D63" w:rsidRPr="007B6C73">
        <w:rPr>
          <w:rFonts w:ascii="Times New Roman" w:eastAsia="Times New Roman" w:hAnsi="Times New Roman" w:cs="Times New Roman"/>
          <w:color w:val="222222"/>
          <w:sz w:val="24"/>
          <w:szCs w:val="24"/>
        </w:rPr>
        <w:t xml:space="preserve"> make long-term claims. </w:t>
      </w:r>
      <w:r w:rsidR="00307748" w:rsidRPr="007B6C73">
        <w:rPr>
          <w:rFonts w:ascii="Times New Roman" w:eastAsia="Times New Roman" w:hAnsi="Times New Roman" w:cs="Times New Roman"/>
          <w:color w:val="222222"/>
          <w:sz w:val="24"/>
          <w:szCs w:val="24"/>
        </w:rPr>
        <w:t>R</w:t>
      </w:r>
      <w:r w:rsidR="00D97D63" w:rsidRPr="007B6C73">
        <w:rPr>
          <w:rFonts w:ascii="Times New Roman" w:eastAsia="Times New Roman" w:hAnsi="Times New Roman" w:cs="Times New Roman"/>
          <w:color w:val="222222"/>
          <w:sz w:val="24"/>
          <w:szCs w:val="24"/>
        </w:rPr>
        <w:t xml:space="preserve">esults suggest that </w:t>
      </w:r>
      <w:r w:rsidR="00307748" w:rsidRPr="007B6C73">
        <w:rPr>
          <w:rFonts w:ascii="Times New Roman" w:eastAsia="Times New Roman" w:hAnsi="Times New Roman" w:cs="Times New Roman"/>
          <w:color w:val="222222"/>
          <w:sz w:val="24"/>
          <w:szCs w:val="24"/>
        </w:rPr>
        <w:t xml:space="preserve">stock prices climb back to around pre-pledge trends after 4 years. However, it is uncertain how these trends will continue to change, </w:t>
      </w:r>
      <w:r w:rsidR="000F52EC" w:rsidRPr="007B6C73">
        <w:rPr>
          <w:rFonts w:ascii="Times New Roman" w:eastAsia="Times New Roman" w:hAnsi="Times New Roman" w:cs="Times New Roman"/>
          <w:color w:val="222222"/>
          <w:sz w:val="24"/>
          <w:szCs w:val="24"/>
        </w:rPr>
        <w:t xml:space="preserve">prohibiting </w:t>
      </w:r>
      <w:r w:rsidR="005507DF" w:rsidRPr="007B6C73">
        <w:rPr>
          <w:rFonts w:ascii="Times New Roman" w:eastAsia="Times New Roman" w:hAnsi="Times New Roman" w:cs="Times New Roman"/>
          <w:color w:val="222222"/>
          <w:sz w:val="24"/>
          <w:szCs w:val="24"/>
        </w:rPr>
        <w:t>long-term</w:t>
      </w:r>
      <w:r w:rsidR="000F52EC" w:rsidRPr="007B6C73">
        <w:rPr>
          <w:rFonts w:ascii="Times New Roman" w:eastAsia="Times New Roman" w:hAnsi="Times New Roman" w:cs="Times New Roman"/>
          <w:color w:val="222222"/>
          <w:sz w:val="24"/>
          <w:szCs w:val="24"/>
        </w:rPr>
        <w:t xml:space="preserve"> impact</w:t>
      </w:r>
      <w:r w:rsidR="005507DF" w:rsidRPr="007B6C73">
        <w:rPr>
          <w:rFonts w:ascii="Times New Roman" w:eastAsia="Times New Roman" w:hAnsi="Times New Roman" w:cs="Times New Roman"/>
          <w:color w:val="222222"/>
          <w:sz w:val="24"/>
          <w:szCs w:val="24"/>
        </w:rPr>
        <w:t xml:space="preserve"> implications. </w:t>
      </w:r>
    </w:p>
    <w:p w14:paraId="315337CC" w14:textId="296B754A" w:rsidR="0001508C" w:rsidRPr="007B6C73" w:rsidRDefault="000618CD" w:rsidP="00CB4FE7">
      <w:pPr>
        <w:spacing w:after="240" w:line="480" w:lineRule="auto"/>
        <w:ind w:firstLine="720"/>
        <w:rPr>
          <w:rFonts w:ascii="Times New Roman" w:hAnsi="Times New Roman" w:cs="Times New Roman"/>
          <w:b/>
          <w:bCs/>
          <w:noProof/>
          <w:sz w:val="24"/>
          <w:szCs w:val="24"/>
        </w:rPr>
      </w:pPr>
      <w:r w:rsidRPr="007B6C73">
        <w:rPr>
          <w:rFonts w:ascii="Times New Roman" w:eastAsia="Times New Roman" w:hAnsi="Times New Roman" w:cs="Times New Roman"/>
          <w:color w:val="222222"/>
          <w:sz w:val="24"/>
          <w:szCs w:val="24"/>
        </w:rPr>
        <w:lastRenderedPageBreak/>
        <w:t xml:space="preserve">For future analysis, </w:t>
      </w:r>
      <w:r w:rsidR="005D4761" w:rsidRPr="007B6C73">
        <w:rPr>
          <w:rFonts w:ascii="Times New Roman" w:eastAsia="Times New Roman" w:hAnsi="Times New Roman" w:cs="Times New Roman"/>
          <w:color w:val="222222"/>
          <w:sz w:val="24"/>
          <w:szCs w:val="24"/>
        </w:rPr>
        <w:t xml:space="preserve">further understanding the effect of media attention on stock price would be interesting. Is it standard that negative </w:t>
      </w:r>
      <w:r w:rsidR="00F643B2" w:rsidRPr="007B6C73">
        <w:rPr>
          <w:rFonts w:ascii="Times New Roman" w:eastAsia="Times New Roman" w:hAnsi="Times New Roman" w:cs="Times New Roman"/>
          <w:color w:val="222222"/>
          <w:sz w:val="24"/>
          <w:szCs w:val="24"/>
        </w:rPr>
        <w:t xml:space="preserve">personal articles do not have much impact on stock price, and does this change </w:t>
      </w:r>
      <w:r w:rsidR="00F6036A" w:rsidRPr="007B6C73">
        <w:rPr>
          <w:rFonts w:ascii="Times New Roman" w:eastAsia="Times New Roman" w:hAnsi="Times New Roman" w:cs="Times New Roman"/>
          <w:color w:val="222222"/>
          <w:sz w:val="24"/>
          <w:szCs w:val="24"/>
        </w:rPr>
        <w:t>with the heterogeneous</w:t>
      </w:r>
      <w:r w:rsidR="00F643B2" w:rsidRPr="007B6C73">
        <w:rPr>
          <w:rFonts w:ascii="Times New Roman" w:eastAsia="Times New Roman" w:hAnsi="Times New Roman" w:cs="Times New Roman"/>
          <w:color w:val="222222"/>
          <w:sz w:val="24"/>
          <w:szCs w:val="24"/>
        </w:rPr>
        <w:t xml:space="preserve"> characteristics of the companies </w:t>
      </w:r>
      <w:r w:rsidR="00F6036A" w:rsidRPr="007B6C73">
        <w:rPr>
          <w:rFonts w:ascii="Times New Roman" w:eastAsia="Times New Roman" w:hAnsi="Times New Roman" w:cs="Times New Roman"/>
          <w:color w:val="222222"/>
          <w:sz w:val="24"/>
          <w:szCs w:val="24"/>
        </w:rPr>
        <w:t xml:space="preserve">being written about? Additionally, I would like to look into </w:t>
      </w:r>
      <w:r w:rsidR="009605DE" w:rsidRPr="007B6C73">
        <w:rPr>
          <w:rFonts w:ascii="Times New Roman" w:eastAsia="Times New Roman" w:hAnsi="Times New Roman" w:cs="Times New Roman"/>
          <w:color w:val="222222"/>
          <w:sz w:val="24"/>
          <w:szCs w:val="24"/>
        </w:rPr>
        <w:t xml:space="preserve">the effect of keeping or disregarding company pledges on stock prices and investigate how the perception of carbon credit usage changes over time. </w:t>
      </w:r>
      <w:r w:rsidR="00AE31CB" w:rsidRPr="007B6C73">
        <w:rPr>
          <w:rFonts w:ascii="Times New Roman" w:eastAsia="Times New Roman" w:hAnsi="Times New Roman" w:cs="Times New Roman"/>
          <w:color w:val="222222"/>
          <w:sz w:val="24"/>
          <w:szCs w:val="24"/>
        </w:rPr>
        <w:t xml:space="preserve">Lastly, I would like to complement this research by </w:t>
      </w:r>
      <w:r w:rsidR="00FA5967" w:rsidRPr="007B6C73">
        <w:rPr>
          <w:rFonts w:ascii="Times New Roman" w:eastAsia="Times New Roman" w:hAnsi="Times New Roman" w:cs="Times New Roman"/>
          <w:color w:val="222222"/>
          <w:sz w:val="24"/>
          <w:szCs w:val="24"/>
        </w:rPr>
        <w:t>analyzing</w:t>
      </w:r>
      <w:r w:rsidR="00AE31CB" w:rsidRPr="007B6C73">
        <w:rPr>
          <w:rFonts w:ascii="Times New Roman" w:eastAsia="Times New Roman" w:hAnsi="Times New Roman" w:cs="Times New Roman"/>
          <w:color w:val="222222"/>
          <w:sz w:val="24"/>
          <w:szCs w:val="24"/>
        </w:rPr>
        <w:t xml:space="preserve"> how company reputation is impacted by making a carbon pledge, and </w:t>
      </w:r>
      <w:ins w:id="55" w:author="Eli Toffel" w:date="2025-04-18T23:54:00Z">
        <w:r w:rsidR="00583453">
          <w:rPr>
            <w:rFonts w:ascii="Times New Roman" w:eastAsia="Times New Roman" w:hAnsi="Times New Roman" w:cs="Times New Roman"/>
            <w:color w:val="222222"/>
            <w:sz w:val="24"/>
            <w:szCs w:val="24"/>
          </w:rPr>
          <w:t xml:space="preserve">understanding to </w:t>
        </w:r>
      </w:ins>
      <w:del w:id="56" w:author="Eli Toffel" w:date="2025-04-18T23:54:00Z">
        <w:r w:rsidR="00AE31CB" w:rsidRPr="007B6C73" w:rsidDel="00583453">
          <w:rPr>
            <w:rFonts w:ascii="Times New Roman" w:eastAsia="Times New Roman" w:hAnsi="Times New Roman" w:cs="Times New Roman"/>
            <w:color w:val="222222"/>
            <w:sz w:val="24"/>
            <w:szCs w:val="24"/>
          </w:rPr>
          <w:delText xml:space="preserve">to </w:delText>
        </w:r>
      </w:del>
      <w:r w:rsidR="00AE31CB" w:rsidRPr="007B6C73">
        <w:rPr>
          <w:rFonts w:ascii="Times New Roman" w:eastAsia="Times New Roman" w:hAnsi="Times New Roman" w:cs="Times New Roman"/>
          <w:color w:val="222222"/>
          <w:sz w:val="24"/>
          <w:szCs w:val="24"/>
        </w:rPr>
        <w:t>what degree</w:t>
      </w:r>
      <w:ins w:id="57" w:author="Eli Toffel" w:date="2025-04-18T23:54:00Z">
        <w:r w:rsidR="00583453">
          <w:rPr>
            <w:rFonts w:ascii="Times New Roman" w:eastAsia="Times New Roman" w:hAnsi="Times New Roman" w:cs="Times New Roman"/>
            <w:color w:val="222222"/>
            <w:sz w:val="24"/>
            <w:szCs w:val="24"/>
          </w:rPr>
          <w:t xml:space="preserve"> </w:t>
        </w:r>
      </w:ins>
      <w:del w:id="58" w:author="Eli Toffel" w:date="2025-04-18T23:54:00Z">
        <w:r w:rsidR="00AE31CB" w:rsidRPr="007B6C73" w:rsidDel="00583453">
          <w:rPr>
            <w:rFonts w:ascii="Times New Roman" w:eastAsia="Times New Roman" w:hAnsi="Times New Roman" w:cs="Times New Roman"/>
            <w:color w:val="222222"/>
            <w:sz w:val="24"/>
            <w:szCs w:val="24"/>
          </w:rPr>
          <w:delText xml:space="preserve"> does </w:delText>
        </w:r>
      </w:del>
      <w:r w:rsidR="00AE31CB" w:rsidRPr="007B6C73">
        <w:rPr>
          <w:rFonts w:ascii="Times New Roman" w:eastAsia="Times New Roman" w:hAnsi="Times New Roman" w:cs="Times New Roman"/>
          <w:color w:val="222222"/>
          <w:sz w:val="24"/>
          <w:szCs w:val="24"/>
        </w:rPr>
        <w:t xml:space="preserve">increased reputation </w:t>
      </w:r>
      <w:r w:rsidR="00FA5967" w:rsidRPr="007B6C73">
        <w:rPr>
          <w:rFonts w:ascii="Times New Roman" w:eastAsia="Times New Roman" w:hAnsi="Times New Roman" w:cs="Times New Roman"/>
          <w:color w:val="222222"/>
          <w:sz w:val="24"/>
          <w:szCs w:val="24"/>
        </w:rPr>
        <w:t>improve</w:t>
      </w:r>
      <w:ins w:id="59" w:author="Eli Toffel" w:date="2025-04-18T23:54:00Z">
        <w:r w:rsidR="00583453">
          <w:rPr>
            <w:rFonts w:ascii="Times New Roman" w:eastAsia="Times New Roman" w:hAnsi="Times New Roman" w:cs="Times New Roman"/>
            <w:color w:val="222222"/>
            <w:sz w:val="24"/>
            <w:szCs w:val="24"/>
          </w:rPr>
          <w:t>s</w:t>
        </w:r>
      </w:ins>
      <w:r w:rsidR="00FA5967" w:rsidRPr="007B6C73">
        <w:rPr>
          <w:rFonts w:ascii="Times New Roman" w:eastAsia="Times New Roman" w:hAnsi="Times New Roman" w:cs="Times New Roman"/>
          <w:color w:val="222222"/>
          <w:sz w:val="24"/>
          <w:szCs w:val="24"/>
        </w:rPr>
        <w:t xml:space="preserve"> or decrease</w:t>
      </w:r>
      <w:ins w:id="60" w:author="Eli Toffel" w:date="2025-04-18T23:54:00Z">
        <w:r w:rsidR="00583453">
          <w:rPr>
            <w:rFonts w:ascii="Times New Roman" w:eastAsia="Times New Roman" w:hAnsi="Times New Roman" w:cs="Times New Roman"/>
            <w:color w:val="222222"/>
            <w:sz w:val="24"/>
            <w:szCs w:val="24"/>
          </w:rPr>
          <w:t>s</w:t>
        </w:r>
      </w:ins>
      <w:r w:rsidR="00FA5967" w:rsidRPr="007B6C73">
        <w:rPr>
          <w:rFonts w:ascii="Times New Roman" w:eastAsia="Times New Roman" w:hAnsi="Times New Roman" w:cs="Times New Roman"/>
          <w:color w:val="222222"/>
          <w:sz w:val="24"/>
          <w:szCs w:val="24"/>
        </w:rPr>
        <w:t xml:space="preserve"> stock prices</w:t>
      </w:r>
      <w:ins w:id="61" w:author="Eli Toffel" w:date="2025-04-18T23:53:00Z">
        <w:r w:rsidR="00583453">
          <w:rPr>
            <w:rFonts w:ascii="Times New Roman" w:eastAsia="Times New Roman" w:hAnsi="Times New Roman" w:cs="Times New Roman"/>
            <w:color w:val="222222"/>
            <w:sz w:val="24"/>
            <w:szCs w:val="24"/>
          </w:rPr>
          <w:t>.</w:t>
        </w:r>
      </w:ins>
      <w:del w:id="62" w:author="Eli Toffel" w:date="2025-04-18T23:53:00Z">
        <w:r w:rsidR="00FA5967" w:rsidRPr="007B6C73" w:rsidDel="00583453">
          <w:rPr>
            <w:rFonts w:ascii="Times New Roman" w:eastAsia="Times New Roman" w:hAnsi="Times New Roman" w:cs="Times New Roman"/>
            <w:color w:val="222222"/>
            <w:sz w:val="24"/>
            <w:szCs w:val="24"/>
          </w:rPr>
          <w:delText xml:space="preserve">? </w:delText>
        </w:r>
      </w:del>
    </w:p>
    <w:p w14:paraId="60905ABC" w14:textId="6D93E256" w:rsidR="0001508C" w:rsidRPr="007B6C73" w:rsidRDefault="005742C4" w:rsidP="0031649C">
      <w:pPr>
        <w:pStyle w:val="Heading2"/>
        <w:spacing w:after="240" w:line="480" w:lineRule="auto"/>
        <w:rPr>
          <w:rFonts w:ascii="Times New Roman" w:hAnsi="Times New Roman" w:cs="Times New Roman"/>
          <w:b/>
          <w:bCs/>
          <w:noProof/>
          <w:sz w:val="24"/>
          <w:szCs w:val="24"/>
        </w:rPr>
      </w:pPr>
      <w:bookmarkStart w:id="63" w:name="_Toc195731911"/>
      <w:r w:rsidRPr="007B6C73">
        <w:rPr>
          <w:rFonts w:ascii="Times New Roman" w:hAnsi="Times New Roman" w:cs="Times New Roman"/>
          <w:b/>
          <w:bCs/>
          <w:noProof/>
          <w:sz w:val="24"/>
          <w:szCs w:val="24"/>
        </w:rPr>
        <w:t xml:space="preserve">6 </w:t>
      </w:r>
      <w:r w:rsidR="0001508C" w:rsidRPr="007B6C73">
        <w:rPr>
          <w:rFonts w:ascii="Times New Roman" w:hAnsi="Times New Roman" w:cs="Times New Roman"/>
          <w:b/>
          <w:bCs/>
          <w:noProof/>
          <w:sz w:val="24"/>
          <w:szCs w:val="24"/>
        </w:rPr>
        <w:t>Appendix</w:t>
      </w:r>
      <w:bookmarkEnd w:id="63"/>
      <w:r w:rsidRPr="007B6C73">
        <w:rPr>
          <w:rFonts w:ascii="Times New Roman" w:hAnsi="Times New Roman" w:cs="Times New Roman"/>
          <w:b/>
          <w:bCs/>
          <w:noProof/>
          <w:sz w:val="24"/>
          <w:szCs w:val="24"/>
        </w:rPr>
        <w:t xml:space="preserve"> </w:t>
      </w:r>
      <w:r w:rsidR="0001508C" w:rsidRPr="007B6C73">
        <w:rPr>
          <w:rFonts w:ascii="Times New Roman" w:hAnsi="Times New Roman" w:cs="Times New Roman"/>
          <w:b/>
          <w:bCs/>
          <w:noProof/>
          <w:sz w:val="24"/>
          <w:szCs w:val="24"/>
        </w:rPr>
        <w:t xml:space="preserve"> </w:t>
      </w:r>
    </w:p>
    <w:p w14:paraId="1CF5BF08" w14:textId="015785C7" w:rsidR="0001508C" w:rsidRPr="003A3E17" w:rsidRDefault="0001508C" w:rsidP="003A3E17">
      <w:pPr>
        <w:spacing w:after="240" w:line="480" w:lineRule="auto"/>
        <w:jc w:val="center"/>
        <w:rPr>
          <w:rFonts w:ascii="Times New Roman" w:hAnsi="Times New Roman" w:cs="Times New Roman"/>
          <w:b/>
          <w:bCs/>
          <w:noProof/>
          <w:sz w:val="24"/>
          <w:szCs w:val="24"/>
        </w:rPr>
      </w:pPr>
      <w:r w:rsidRPr="007B6C73">
        <w:rPr>
          <w:rFonts w:ascii="Times New Roman" w:hAnsi="Times New Roman" w:cs="Times New Roman"/>
          <w:b/>
          <w:bCs/>
          <w:noProof/>
          <w:sz w:val="24"/>
          <w:szCs w:val="24"/>
        </w:rPr>
        <w:drawing>
          <wp:inline distT="0" distB="0" distL="0" distR="0" wp14:anchorId="1F93EFE1" wp14:editId="1B65F1CA">
            <wp:extent cx="5489215" cy="2524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514916" cy="2535943"/>
                    </a:xfrm>
                    <a:prstGeom prst="rect">
                      <a:avLst/>
                    </a:prstGeom>
                  </pic:spPr>
                </pic:pic>
              </a:graphicData>
            </a:graphic>
          </wp:inline>
        </w:drawing>
      </w:r>
    </w:p>
    <w:p w14:paraId="1AAE5C7E" w14:textId="30F99C57" w:rsidR="0001508C" w:rsidRPr="003A3E17" w:rsidRDefault="0001508C" w:rsidP="00583453">
      <w:pPr>
        <w:spacing w:after="240" w:line="276" w:lineRule="auto"/>
        <w:jc w:val="center"/>
        <w:rPr>
          <w:rFonts w:ascii="Times New Roman" w:hAnsi="Times New Roman" w:cs="Times New Roman"/>
          <w:b/>
          <w:bCs/>
          <w:sz w:val="24"/>
          <w:szCs w:val="24"/>
        </w:rPr>
      </w:pPr>
      <w:r w:rsidRPr="003A3E17">
        <w:rPr>
          <w:rFonts w:ascii="Times New Roman" w:hAnsi="Times New Roman" w:cs="Times New Roman"/>
          <w:b/>
          <w:bCs/>
          <w:sz w:val="24"/>
          <w:szCs w:val="24"/>
        </w:rPr>
        <w:t xml:space="preserve">Figure A1: Media Coverage Staggered </w:t>
      </w:r>
      <w:proofErr w:type="spellStart"/>
      <w:r w:rsidRPr="003A3E17">
        <w:rPr>
          <w:rFonts w:ascii="Times New Roman" w:hAnsi="Times New Roman" w:cs="Times New Roman"/>
          <w:b/>
          <w:bCs/>
          <w:sz w:val="24"/>
          <w:szCs w:val="24"/>
        </w:rPr>
        <w:t>D</w:t>
      </w:r>
      <w:r w:rsidR="0031649C">
        <w:rPr>
          <w:rFonts w:ascii="Times New Roman" w:hAnsi="Times New Roman" w:cs="Times New Roman"/>
          <w:b/>
          <w:bCs/>
          <w:sz w:val="24"/>
          <w:szCs w:val="24"/>
        </w:rPr>
        <w:t>i</w:t>
      </w:r>
      <w:ins w:id="64" w:author="Eli Toffel" w:date="2025-04-18T23:54:00Z">
        <w:r w:rsidR="00583453">
          <w:rPr>
            <w:rFonts w:ascii="Times New Roman" w:hAnsi="Times New Roman" w:cs="Times New Roman"/>
            <w:b/>
            <w:bCs/>
            <w:sz w:val="24"/>
            <w:szCs w:val="24"/>
          </w:rPr>
          <w:t>D</w:t>
        </w:r>
      </w:ins>
      <w:proofErr w:type="spellEnd"/>
      <w:del w:id="65" w:author="Eli Toffel" w:date="2025-04-18T23:54:00Z">
        <w:r w:rsidR="0031649C" w:rsidDel="00583453">
          <w:rPr>
            <w:rFonts w:ascii="Times New Roman" w:hAnsi="Times New Roman" w:cs="Times New Roman"/>
            <w:b/>
            <w:bCs/>
            <w:sz w:val="24"/>
            <w:szCs w:val="24"/>
          </w:rPr>
          <w:delText>D</w:delText>
        </w:r>
      </w:del>
      <w:r w:rsidR="0031649C" w:rsidRPr="007B6C73">
        <w:rPr>
          <w:rFonts w:ascii="Times New Roman" w:hAnsi="Times New Roman" w:cs="Times New Roman"/>
          <w:noProof/>
          <w:sz w:val="24"/>
          <w:szCs w:val="24"/>
        </w:rPr>
        <w:drawing>
          <wp:inline distT="0" distB="0" distL="0" distR="0" wp14:anchorId="11AE976A" wp14:editId="6180C13F">
            <wp:extent cx="6609570" cy="1676400"/>
            <wp:effectExtent l="0" t="0" r="1270" b="0"/>
            <wp:docPr id="10" name="Picture 19"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0523" name="Picture 19" descr="A graph with lines and dot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68046" cy="1691231"/>
                    </a:xfrm>
                    <a:prstGeom prst="rect">
                      <a:avLst/>
                    </a:prstGeom>
                  </pic:spPr>
                </pic:pic>
              </a:graphicData>
            </a:graphic>
          </wp:inline>
        </w:drawing>
      </w:r>
    </w:p>
    <w:p w14:paraId="771AFEEF" w14:textId="0AFD1844" w:rsidR="0001508C" w:rsidRPr="003A3E17" w:rsidRDefault="0001508C" w:rsidP="00863FBA">
      <w:pPr>
        <w:spacing w:after="240" w:line="480" w:lineRule="auto"/>
        <w:jc w:val="center"/>
        <w:rPr>
          <w:rFonts w:ascii="Times New Roman" w:hAnsi="Times New Roman" w:cs="Times New Roman"/>
          <w:noProof/>
          <w:sz w:val="24"/>
          <w:szCs w:val="24"/>
        </w:rPr>
      </w:pPr>
      <w:r w:rsidRPr="007B6C73">
        <w:rPr>
          <w:rFonts w:ascii="Times New Roman" w:hAnsi="Times New Roman" w:cs="Times New Roman"/>
          <w:noProof/>
          <w:sz w:val="24"/>
          <w:szCs w:val="24"/>
        </w:rPr>
        <w:lastRenderedPageBreak/>
        <w:drawing>
          <wp:inline distT="0" distB="0" distL="0" distR="0" wp14:anchorId="21D6B7B6" wp14:editId="455274AB">
            <wp:extent cx="2686050" cy="25017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9447" cy="2504947"/>
                    </a:xfrm>
                    <a:prstGeom prst="rect">
                      <a:avLst/>
                    </a:prstGeom>
                    <a:noFill/>
                    <a:ln>
                      <a:noFill/>
                    </a:ln>
                  </pic:spPr>
                </pic:pic>
              </a:graphicData>
            </a:graphic>
          </wp:inline>
        </w:drawing>
      </w:r>
    </w:p>
    <w:p w14:paraId="2F9B2CE0" w14:textId="4100405E" w:rsidR="0001508C" w:rsidRPr="007B6C73" w:rsidRDefault="0001508C" w:rsidP="003A3E17">
      <w:pPr>
        <w:spacing w:after="240" w:line="480" w:lineRule="auto"/>
        <w:jc w:val="center"/>
        <w:rPr>
          <w:rFonts w:ascii="Times New Roman" w:hAnsi="Times New Roman" w:cs="Times New Roman"/>
          <w:noProof/>
          <w:sz w:val="24"/>
          <w:szCs w:val="24"/>
        </w:rPr>
      </w:pPr>
      <w:r w:rsidRPr="003A3E17">
        <w:rPr>
          <w:rFonts w:ascii="Times New Roman" w:hAnsi="Times New Roman" w:cs="Times New Roman"/>
          <w:b/>
          <w:bCs/>
          <w:noProof/>
          <w:sz w:val="24"/>
          <w:szCs w:val="24"/>
        </w:rPr>
        <w:t>Figure A2: Media Coverage for Completion Date Heterogeniety</w:t>
      </w:r>
    </w:p>
    <w:p w14:paraId="6F1561BE" w14:textId="3E589F07" w:rsidR="0001508C" w:rsidRPr="007B6C73" w:rsidRDefault="0001508C" w:rsidP="003A3E17">
      <w:pPr>
        <w:spacing w:after="240" w:line="480" w:lineRule="auto"/>
        <w:jc w:val="center"/>
        <w:rPr>
          <w:rFonts w:ascii="Times New Roman" w:hAnsi="Times New Roman" w:cs="Times New Roman"/>
          <w:noProof/>
          <w:sz w:val="24"/>
          <w:szCs w:val="24"/>
        </w:rPr>
      </w:pPr>
      <w:r w:rsidRPr="007B6C73">
        <w:rPr>
          <w:rFonts w:ascii="Times New Roman" w:hAnsi="Times New Roman" w:cs="Times New Roman"/>
          <w:noProof/>
          <w:sz w:val="24"/>
          <w:szCs w:val="24"/>
        </w:rPr>
        <w:drawing>
          <wp:inline distT="0" distB="0" distL="0" distR="0" wp14:anchorId="07529CC4" wp14:editId="0754BA1D">
            <wp:extent cx="4448175" cy="3498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585"/>
                    <a:stretch/>
                  </pic:blipFill>
                  <pic:spPr bwMode="auto">
                    <a:xfrm>
                      <a:off x="0" y="0"/>
                      <a:ext cx="4452938" cy="3502311"/>
                    </a:xfrm>
                    <a:prstGeom prst="rect">
                      <a:avLst/>
                    </a:prstGeom>
                    <a:noFill/>
                    <a:ln>
                      <a:noFill/>
                    </a:ln>
                    <a:extLst>
                      <a:ext uri="{53640926-AAD7-44D8-BBD7-CCE9431645EC}">
                        <a14:shadowObscured xmlns:a14="http://schemas.microsoft.com/office/drawing/2010/main"/>
                      </a:ext>
                    </a:extLst>
                  </pic:spPr>
                </pic:pic>
              </a:graphicData>
            </a:graphic>
          </wp:inline>
        </w:drawing>
      </w:r>
    </w:p>
    <w:p w14:paraId="7D0D459A" w14:textId="77777777" w:rsidR="00E130E5" w:rsidRDefault="00E130E5">
      <w:pPr>
        <w:rPr>
          <w:rFonts w:ascii="Times New Roman" w:eastAsiaTheme="majorEastAsia" w:hAnsi="Times New Roman" w:cs="Times New Roman"/>
          <w:b/>
          <w:bCs/>
          <w:noProof/>
          <w:color w:val="2F5496" w:themeColor="accent1" w:themeShade="BF"/>
          <w:sz w:val="24"/>
          <w:szCs w:val="24"/>
        </w:rPr>
      </w:pPr>
      <w:bookmarkStart w:id="66" w:name="_Toc195731912"/>
      <w:r>
        <w:rPr>
          <w:rFonts w:ascii="Times New Roman" w:hAnsi="Times New Roman" w:cs="Times New Roman"/>
          <w:b/>
          <w:bCs/>
          <w:noProof/>
          <w:sz w:val="24"/>
          <w:szCs w:val="24"/>
        </w:rPr>
        <w:br w:type="page"/>
      </w:r>
    </w:p>
    <w:p w14:paraId="2253A418" w14:textId="5ADDE09E" w:rsidR="0001508C" w:rsidRPr="007B6C73" w:rsidRDefault="005742C4" w:rsidP="007B6C73">
      <w:pPr>
        <w:pStyle w:val="Heading2"/>
        <w:spacing w:after="240"/>
        <w:rPr>
          <w:rFonts w:ascii="Times New Roman" w:hAnsi="Times New Roman" w:cs="Times New Roman"/>
          <w:b/>
          <w:bCs/>
          <w:noProof/>
          <w:sz w:val="24"/>
          <w:szCs w:val="24"/>
        </w:rPr>
      </w:pPr>
      <w:r w:rsidRPr="007B6C73">
        <w:rPr>
          <w:rFonts w:ascii="Times New Roman" w:hAnsi="Times New Roman" w:cs="Times New Roman"/>
          <w:b/>
          <w:bCs/>
          <w:noProof/>
          <w:sz w:val="24"/>
          <w:szCs w:val="24"/>
        </w:rPr>
        <w:lastRenderedPageBreak/>
        <w:t xml:space="preserve">7 </w:t>
      </w:r>
      <w:bookmarkEnd w:id="66"/>
      <w:r w:rsidR="00E130E5">
        <w:rPr>
          <w:rFonts w:ascii="Times New Roman" w:hAnsi="Times New Roman" w:cs="Times New Roman"/>
          <w:b/>
          <w:bCs/>
          <w:noProof/>
          <w:sz w:val="24"/>
          <w:szCs w:val="24"/>
        </w:rPr>
        <w:t>Bibliography</w:t>
      </w:r>
    </w:p>
    <w:p w14:paraId="03D94516"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67"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68" w:author="Eli Toffel" w:date="2025-04-18T23:55:00Z">
            <w:rPr>
              <w:rFonts w:ascii="Times New Roman" w:hAnsi="Times New Roman" w:cs="Times New Roman"/>
              <w:sz w:val="24"/>
              <w:szCs w:val="24"/>
            </w:rPr>
          </w:rPrChange>
        </w:rPr>
        <w:t xml:space="preserve">Bauer, Michael, Daniel Huber, Eric </w:t>
      </w:r>
      <w:proofErr w:type="spellStart"/>
      <w:r w:rsidRPr="00583453">
        <w:rPr>
          <w:rFonts w:ascii="Times New Roman" w:hAnsi="Times New Roman" w:cs="Times New Roman"/>
          <w:sz w:val="24"/>
          <w:szCs w:val="24"/>
          <w:rPrChange w:id="69" w:author="Eli Toffel" w:date="2025-04-18T23:55:00Z">
            <w:rPr>
              <w:rFonts w:ascii="Times New Roman" w:hAnsi="Times New Roman" w:cs="Times New Roman"/>
              <w:sz w:val="24"/>
              <w:szCs w:val="24"/>
            </w:rPr>
          </w:rPrChange>
        </w:rPr>
        <w:t>Offner</w:t>
      </w:r>
      <w:proofErr w:type="spellEnd"/>
      <w:r w:rsidRPr="00583453">
        <w:rPr>
          <w:rFonts w:ascii="Times New Roman" w:hAnsi="Times New Roman" w:cs="Times New Roman"/>
          <w:sz w:val="24"/>
          <w:szCs w:val="24"/>
          <w:rPrChange w:id="70" w:author="Eli Toffel" w:date="2025-04-18T23:55:00Z">
            <w:rPr>
              <w:rFonts w:ascii="Times New Roman" w:hAnsi="Times New Roman" w:cs="Times New Roman"/>
              <w:sz w:val="24"/>
              <w:szCs w:val="24"/>
            </w:rPr>
          </w:rPrChange>
        </w:rPr>
        <w:t xml:space="preserve">, Marlene </w:t>
      </w:r>
      <w:proofErr w:type="spellStart"/>
      <w:r w:rsidRPr="00583453">
        <w:rPr>
          <w:rFonts w:ascii="Times New Roman" w:hAnsi="Times New Roman" w:cs="Times New Roman"/>
          <w:sz w:val="24"/>
          <w:szCs w:val="24"/>
          <w:rPrChange w:id="71" w:author="Eli Toffel" w:date="2025-04-18T23:55:00Z">
            <w:rPr>
              <w:rFonts w:ascii="Times New Roman" w:hAnsi="Times New Roman" w:cs="Times New Roman"/>
              <w:sz w:val="24"/>
              <w:szCs w:val="24"/>
            </w:rPr>
          </w:rPrChange>
        </w:rPr>
        <w:t>Renkel</w:t>
      </w:r>
      <w:proofErr w:type="spellEnd"/>
      <w:r w:rsidRPr="00583453">
        <w:rPr>
          <w:rFonts w:ascii="Times New Roman" w:hAnsi="Times New Roman" w:cs="Times New Roman"/>
          <w:sz w:val="24"/>
          <w:szCs w:val="24"/>
          <w:rPrChange w:id="72" w:author="Eli Toffel" w:date="2025-04-18T23:55:00Z">
            <w:rPr>
              <w:rFonts w:ascii="Times New Roman" w:hAnsi="Times New Roman" w:cs="Times New Roman"/>
              <w:sz w:val="24"/>
              <w:szCs w:val="24"/>
            </w:rPr>
          </w:rPrChange>
        </w:rPr>
        <w:t>, and Ole Wilms. "Corporate Green Pledges." December 2, 2024.</w:t>
      </w:r>
    </w:p>
    <w:p w14:paraId="413C035B" w14:textId="49E00C9A"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73"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74" w:author="Eli Toffel" w:date="2025-04-18T23:55:00Z">
            <w:rPr>
              <w:rFonts w:ascii="Times New Roman" w:hAnsi="Times New Roman" w:cs="Times New Roman"/>
              <w:sz w:val="24"/>
              <w:szCs w:val="24"/>
            </w:rPr>
          </w:rPrChange>
        </w:rPr>
        <w:t xml:space="preserve">"Climate Neutral Now." Unfccc.int. Accessed April 17, 2025. </w:t>
      </w:r>
      <w:r w:rsidR="006B3FCC" w:rsidRPr="00583453">
        <w:rPr>
          <w:rPrChange w:id="75" w:author="Eli Toffel" w:date="2025-04-18T23:55:00Z">
            <w:rPr/>
          </w:rPrChange>
        </w:rPr>
        <w:fldChar w:fldCharType="begin"/>
      </w:r>
      <w:r w:rsidR="006B3FCC" w:rsidRPr="00583453">
        <w:rPr>
          <w:rPrChange w:id="76" w:author="Eli Toffel" w:date="2025-04-18T23:55:00Z">
            <w:rPr/>
          </w:rPrChange>
        </w:rPr>
        <w:instrText xml:space="preserve"> HYPERLINK "https://unfccc.int/climate-action/climate-neutral-now" \t "_new" </w:instrText>
      </w:r>
      <w:r w:rsidR="006B3FCC" w:rsidRPr="00583453">
        <w:rPr>
          <w:rPrChange w:id="77" w:author="Eli Toffel" w:date="2025-04-18T23:55:00Z">
            <w:rPr/>
          </w:rPrChange>
        </w:rPr>
        <w:fldChar w:fldCharType="separate"/>
      </w:r>
      <w:r w:rsidRPr="00583453">
        <w:rPr>
          <w:rStyle w:val="Hyperlink"/>
          <w:rFonts w:ascii="Times New Roman" w:hAnsi="Times New Roman" w:cs="Times New Roman"/>
          <w:color w:val="auto"/>
          <w:sz w:val="24"/>
          <w:szCs w:val="24"/>
          <w:rPrChange w:id="78" w:author="Eli Toffel" w:date="2025-04-18T23:55:00Z">
            <w:rPr>
              <w:rStyle w:val="Hyperlink"/>
              <w:rFonts w:ascii="Times New Roman" w:hAnsi="Times New Roman" w:cs="Times New Roman"/>
              <w:sz w:val="24"/>
              <w:szCs w:val="24"/>
            </w:rPr>
          </w:rPrChange>
        </w:rPr>
        <w:t>https://unfccc.int/climate-action/climate-neutral-now</w:t>
      </w:r>
      <w:r w:rsidR="006B3FCC" w:rsidRPr="00583453">
        <w:rPr>
          <w:rStyle w:val="Hyperlink"/>
          <w:rFonts w:ascii="Times New Roman" w:hAnsi="Times New Roman" w:cs="Times New Roman"/>
          <w:color w:val="auto"/>
          <w:sz w:val="24"/>
          <w:szCs w:val="24"/>
          <w:rPrChange w:id="79"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80" w:author="Eli Toffel" w:date="2025-04-18T23:55:00Z">
            <w:rPr>
              <w:rFonts w:ascii="Times New Roman" w:hAnsi="Times New Roman" w:cs="Times New Roman"/>
              <w:sz w:val="24"/>
              <w:szCs w:val="24"/>
            </w:rPr>
          </w:rPrChange>
        </w:rPr>
        <w:t>.</w:t>
      </w:r>
    </w:p>
    <w:p w14:paraId="365993E6"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81"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82" w:author="Eli Toffel" w:date="2025-04-18T23:55:00Z">
            <w:rPr>
              <w:rFonts w:ascii="Times New Roman" w:hAnsi="Times New Roman" w:cs="Times New Roman"/>
              <w:sz w:val="24"/>
              <w:szCs w:val="24"/>
            </w:rPr>
          </w:rPrChange>
        </w:rPr>
        <w:t xml:space="preserve">Howarth, Josh. “33 New Branding Statistics and Trends for 2024.” Exploding Topics, May 15, 2024. </w:t>
      </w:r>
      <w:r w:rsidR="006B3FCC" w:rsidRPr="00583453">
        <w:rPr>
          <w:rPrChange w:id="83" w:author="Eli Toffel" w:date="2025-04-18T23:55:00Z">
            <w:rPr/>
          </w:rPrChange>
        </w:rPr>
        <w:fldChar w:fldCharType="begin"/>
      </w:r>
      <w:r w:rsidR="006B3FCC" w:rsidRPr="00583453">
        <w:rPr>
          <w:rPrChange w:id="84" w:author="Eli Toffel" w:date="2025-04-18T23:55:00Z">
            <w:rPr/>
          </w:rPrChange>
        </w:rPr>
        <w:instrText xml:space="preserve"> HYPERLINK "https://expl</w:instrText>
      </w:r>
      <w:r w:rsidR="006B3FCC" w:rsidRPr="00583453">
        <w:rPr>
          <w:rPrChange w:id="85" w:author="Eli Toffel" w:date="2025-04-18T23:55:00Z">
            <w:rPr/>
          </w:rPrChange>
        </w:rPr>
        <w:instrText xml:space="preserve">odingtopics.com/blog/branding-stats" \t "_new" </w:instrText>
      </w:r>
      <w:r w:rsidR="006B3FCC" w:rsidRPr="00583453">
        <w:rPr>
          <w:rPrChange w:id="86" w:author="Eli Toffel" w:date="2025-04-18T23:55:00Z">
            <w:rPr/>
          </w:rPrChange>
        </w:rPr>
        <w:fldChar w:fldCharType="separate"/>
      </w:r>
      <w:r w:rsidRPr="00583453">
        <w:rPr>
          <w:rStyle w:val="Hyperlink"/>
          <w:rFonts w:ascii="Times New Roman" w:hAnsi="Times New Roman" w:cs="Times New Roman"/>
          <w:color w:val="auto"/>
          <w:sz w:val="24"/>
          <w:szCs w:val="24"/>
          <w:rPrChange w:id="87" w:author="Eli Toffel" w:date="2025-04-18T23:55:00Z">
            <w:rPr>
              <w:rStyle w:val="Hyperlink"/>
              <w:rFonts w:ascii="Times New Roman" w:hAnsi="Times New Roman" w:cs="Times New Roman"/>
              <w:sz w:val="24"/>
              <w:szCs w:val="24"/>
            </w:rPr>
          </w:rPrChange>
        </w:rPr>
        <w:t>https://explodingtopics.com/blog/branding-stats</w:t>
      </w:r>
      <w:r w:rsidR="006B3FCC" w:rsidRPr="00583453">
        <w:rPr>
          <w:rStyle w:val="Hyperlink"/>
          <w:rFonts w:ascii="Times New Roman" w:hAnsi="Times New Roman" w:cs="Times New Roman"/>
          <w:color w:val="auto"/>
          <w:sz w:val="24"/>
          <w:szCs w:val="24"/>
          <w:rPrChange w:id="88"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89" w:author="Eli Toffel" w:date="2025-04-18T23:55:00Z">
            <w:rPr>
              <w:rFonts w:ascii="Times New Roman" w:hAnsi="Times New Roman" w:cs="Times New Roman"/>
              <w:sz w:val="24"/>
              <w:szCs w:val="24"/>
            </w:rPr>
          </w:rPrChange>
        </w:rPr>
        <w:t>.</w:t>
      </w:r>
    </w:p>
    <w:p w14:paraId="258BB03A"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90"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91" w:author="Eli Toffel" w:date="2025-04-18T23:55:00Z">
            <w:rPr>
              <w:rFonts w:ascii="Times New Roman" w:hAnsi="Times New Roman" w:cs="Times New Roman"/>
              <w:sz w:val="24"/>
              <w:szCs w:val="24"/>
            </w:rPr>
          </w:rPrChange>
        </w:rPr>
        <w:t xml:space="preserve">John Lang, Camilla </w:t>
      </w:r>
      <w:proofErr w:type="spellStart"/>
      <w:r w:rsidRPr="00583453">
        <w:rPr>
          <w:rFonts w:ascii="Times New Roman" w:hAnsi="Times New Roman" w:cs="Times New Roman"/>
          <w:sz w:val="24"/>
          <w:szCs w:val="24"/>
          <w:rPrChange w:id="92" w:author="Eli Toffel" w:date="2025-04-18T23:55:00Z">
            <w:rPr>
              <w:rFonts w:ascii="Times New Roman" w:hAnsi="Times New Roman" w:cs="Times New Roman"/>
              <w:sz w:val="24"/>
              <w:szCs w:val="24"/>
            </w:rPr>
          </w:rPrChange>
        </w:rPr>
        <w:t>Hyslop</w:t>
      </w:r>
      <w:proofErr w:type="spellEnd"/>
      <w:r w:rsidRPr="00583453">
        <w:rPr>
          <w:rFonts w:ascii="Times New Roman" w:hAnsi="Times New Roman" w:cs="Times New Roman"/>
          <w:sz w:val="24"/>
          <w:szCs w:val="24"/>
          <w:rPrChange w:id="93" w:author="Eli Toffel" w:date="2025-04-18T23:55:00Z">
            <w:rPr>
              <w:rFonts w:ascii="Times New Roman" w:hAnsi="Times New Roman" w:cs="Times New Roman"/>
              <w:sz w:val="24"/>
              <w:szCs w:val="24"/>
            </w:rPr>
          </w:rPrChange>
        </w:rPr>
        <w:t xml:space="preserve">, Diego </w:t>
      </w:r>
      <w:proofErr w:type="spellStart"/>
      <w:r w:rsidRPr="00583453">
        <w:rPr>
          <w:rFonts w:ascii="Times New Roman" w:hAnsi="Times New Roman" w:cs="Times New Roman"/>
          <w:sz w:val="24"/>
          <w:szCs w:val="24"/>
          <w:rPrChange w:id="94" w:author="Eli Toffel" w:date="2025-04-18T23:55:00Z">
            <w:rPr>
              <w:rFonts w:ascii="Times New Roman" w:hAnsi="Times New Roman" w:cs="Times New Roman"/>
              <w:sz w:val="24"/>
              <w:szCs w:val="24"/>
            </w:rPr>
          </w:rPrChange>
        </w:rPr>
        <w:t>Manya</w:t>
      </w:r>
      <w:proofErr w:type="spellEnd"/>
      <w:r w:rsidRPr="00583453">
        <w:rPr>
          <w:rFonts w:ascii="Times New Roman" w:hAnsi="Times New Roman" w:cs="Times New Roman"/>
          <w:sz w:val="24"/>
          <w:szCs w:val="24"/>
          <w:rPrChange w:id="95" w:author="Eli Toffel" w:date="2025-04-18T23:55:00Z">
            <w:rPr>
              <w:rFonts w:ascii="Times New Roman" w:hAnsi="Times New Roman" w:cs="Times New Roman"/>
              <w:sz w:val="24"/>
              <w:szCs w:val="24"/>
            </w:rPr>
          </w:rPrChange>
        </w:rPr>
        <w:t xml:space="preserve">, </w:t>
      </w:r>
      <w:proofErr w:type="spellStart"/>
      <w:r w:rsidRPr="00583453">
        <w:rPr>
          <w:rFonts w:ascii="Times New Roman" w:hAnsi="Times New Roman" w:cs="Times New Roman"/>
          <w:sz w:val="24"/>
          <w:szCs w:val="24"/>
          <w:rPrChange w:id="96" w:author="Eli Toffel" w:date="2025-04-18T23:55:00Z">
            <w:rPr>
              <w:rFonts w:ascii="Times New Roman" w:hAnsi="Times New Roman" w:cs="Times New Roman"/>
              <w:sz w:val="24"/>
              <w:szCs w:val="24"/>
            </w:rPr>
          </w:rPrChange>
        </w:rPr>
        <w:t>Sybrig</w:t>
      </w:r>
      <w:proofErr w:type="spellEnd"/>
      <w:r w:rsidRPr="00583453">
        <w:rPr>
          <w:rFonts w:ascii="Times New Roman" w:hAnsi="Times New Roman" w:cs="Times New Roman"/>
          <w:sz w:val="24"/>
          <w:szCs w:val="24"/>
          <w:rPrChange w:id="97" w:author="Eli Toffel" w:date="2025-04-18T23:55:00Z">
            <w:rPr>
              <w:rFonts w:ascii="Times New Roman" w:hAnsi="Times New Roman" w:cs="Times New Roman"/>
              <w:sz w:val="24"/>
              <w:szCs w:val="24"/>
            </w:rPr>
          </w:rPrChange>
        </w:rPr>
        <w:t xml:space="preserve"> Smit, Peter Chalkley, John </w:t>
      </w:r>
      <w:proofErr w:type="spellStart"/>
      <w:r w:rsidRPr="00583453">
        <w:rPr>
          <w:rFonts w:ascii="Times New Roman" w:hAnsi="Times New Roman" w:cs="Times New Roman"/>
          <w:sz w:val="24"/>
          <w:szCs w:val="24"/>
          <w:rPrChange w:id="98" w:author="Eli Toffel" w:date="2025-04-18T23:55:00Z">
            <w:rPr>
              <w:rFonts w:ascii="Times New Roman" w:hAnsi="Times New Roman" w:cs="Times New Roman"/>
              <w:sz w:val="24"/>
              <w:szCs w:val="24"/>
            </w:rPr>
          </w:rPrChange>
        </w:rPr>
        <w:t>Bervin</w:t>
      </w:r>
      <w:proofErr w:type="spellEnd"/>
      <w:r w:rsidRPr="00583453">
        <w:rPr>
          <w:rFonts w:ascii="Times New Roman" w:hAnsi="Times New Roman" w:cs="Times New Roman"/>
          <w:sz w:val="24"/>
          <w:szCs w:val="24"/>
          <w:rPrChange w:id="99" w:author="Eli Toffel" w:date="2025-04-18T23:55:00Z">
            <w:rPr>
              <w:rFonts w:ascii="Times New Roman" w:hAnsi="Times New Roman" w:cs="Times New Roman"/>
              <w:sz w:val="24"/>
              <w:szCs w:val="24"/>
            </w:rPr>
          </w:rPrChange>
        </w:rPr>
        <w:t xml:space="preserve"> </w:t>
      </w:r>
      <w:proofErr w:type="spellStart"/>
      <w:r w:rsidRPr="00583453">
        <w:rPr>
          <w:rFonts w:ascii="Times New Roman" w:hAnsi="Times New Roman" w:cs="Times New Roman"/>
          <w:sz w:val="24"/>
          <w:szCs w:val="24"/>
          <w:rPrChange w:id="100" w:author="Eli Toffel" w:date="2025-04-18T23:55:00Z">
            <w:rPr>
              <w:rFonts w:ascii="Times New Roman" w:hAnsi="Times New Roman" w:cs="Times New Roman"/>
              <w:sz w:val="24"/>
              <w:szCs w:val="24"/>
            </w:rPr>
          </w:rPrChange>
        </w:rPr>
        <w:t>Galang</w:t>
      </w:r>
      <w:proofErr w:type="spellEnd"/>
      <w:r w:rsidRPr="00583453">
        <w:rPr>
          <w:rFonts w:ascii="Times New Roman" w:hAnsi="Times New Roman" w:cs="Times New Roman"/>
          <w:sz w:val="24"/>
          <w:szCs w:val="24"/>
          <w:rPrChange w:id="101" w:author="Eli Toffel" w:date="2025-04-18T23:55:00Z">
            <w:rPr>
              <w:rFonts w:ascii="Times New Roman" w:hAnsi="Times New Roman" w:cs="Times New Roman"/>
              <w:sz w:val="24"/>
              <w:szCs w:val="24"/>
            </w:rPr>
          </w:rPrChange>
        </w:rPr>
        <w:t xml:space="preserve">, Frances Green, Thomas Hale, Frederic Hans, Nick Hay, Angel Hsu, Takeshi </w:t>
      </w:r>
      <w:proofErr w:type="spellStart"/>
      <w:r w:rsidRPr="00583453">
        <w:rPr>
          <w:rFonts w:ascii="Times New Roman" w:hAnsi="Times New Roman" w:cs="Times New Roman"/>
          <w:sz w:val="24"/>
          <w:szCs w:val="24"/>
          <w:rPrChange w:id="102" w:author="Eli Toffel" w:date="2025-04-18T23:55:00Z">
            <w:rPr>
              <w:rFonts w:ascii="Times New Roman" w:hAnsi="Times New Roman" w:cs="Times New Roman"/>
              <w:sz w:val="24"/>
              <w:szCs w:val="24"/>
            </w:rPr>
          </w:rPrChange>
        </w:rPr>
        <w:t>Kuramochi</w:t>
      </w:r>
      <w:proofErr w:type="spellEnd"/>
      <w:r w:rsidRPr="00583453">
        <w:rPr>
          <w:rFonts w:ascii="Times New Roman" w:hAnsi="Times New Roman" w:cs="Times New Roman"/>
          <w:sz w:val="24"/>
          <w:szCs w:val="24"/>
          <w:rPrChange w:id="103" w:author="Eli Toffel" w:date="2025-04-18T23:55:00Z">
            <w:rPr>
              <w:rFonts w:ascii="Times New Roman" w:hAnsi="Times New Roman" w:cs="Times New Roman"/>
              <w:sz w:val="24"/>
              <w:szCs w:val="24"/>
            </w:rPr>
          </w:rPrChange>
        </w:rPr>
        <w:t xml:space="preserve">, Steve Smith. Net Zero Tracker. Energy and Climate Intelligence Unit, Data-Driven </w:t>
      </w:r>
      <w:proofErr w:type="spellStart"/>
      <w:r w:rsidRPr="00583453">
        <w:rPr>
          <w:rFonts w:ascii="Times New Roman" w:hAnsi="Times New Roman" w:cs="Times New Roman"/>
          <w:sz w:val="24"/>
          <w:szCs w:val="24"/>
          <w:rPrChange w:id="104" w:author="Eli Toffel" w:date="2025-04-18T23:55:00Z">
            <w:rPr>
              <w:rFonts w:ascii="Times New Roman" w:hAnsi="Times New Roman" w:cs="Times New Roman"/>
              <w:sz w:val="24"/>
              <w:szCs w:val="24"/>
            </w:rPr>
          </w:rPrChange>
        </w:rPr>
        <w:t>EnviroLab</w:t>
      </w:r>
      <w:proofErr w:type="spellEnd"/>
      <w:r w:rsidRPr="00583453">
        <w:rPr>
          <w:rFonts w:ascii="Times New Roman" w:hAnsi="Times New Roman" w:cs="Times New Roman"/>
          <w:sz w:val="24"/>
          <w:szCs w:val="24"/>
          <w:rPrChange w:id="105" w:author="Eli Toffel" w:date="2025-04-18T23:55:00Z">
            <w:rPr>
              <w:rFonts w:ascii="Times New Roman" w:hAnsi="Times New Roman" w:cs="Times New Roman"/>
              <w:sz w:val="24"/>
              <w:szCs w:val="24"/>
            </w:rPr>
          </w:rPrChange>
        </w:rPr>
        <w:t xml:space="preserve">, </w:t>
      </w:r>
      <w:proofErr w:type="spellStart"/>
      <w:r w:rsidRPr="00583453">
        <w:rPr>
          <w:rFonts w:ascii="Times New Roman" w:hAnsi="Times New Roman" w:cs="Times New Roman"/>
          <w:sz w:val="24"/>
          <w:szCs w:val="24"/>
          <w:rPrChange w:id="106" w:author="Eli Toffel" w:date="2025-04-18T23:55:00Z">
            <w:rPr>
              <w:rFonts w:ascii="Times New Roman" w:hAnsi="Times New Roman" w:cs="Times New Roman"/>
              <w:sz w:val="24"/>
              <w:szCs w:val="24"/>
            </w:rPr>
          </w:rPrChange>
        </w:rPr>
        <w:t>NewClimate</w:t>
      </w:r>
      <w:proofErr w:type="spellEnd"/>
      <w:r w:rsidRPr="00583453">
        <w:rPr>
          <w:rFonts w:ascii="Times New Roman" w:hAnsi="Times New Roman" w:cs="Times New Roman"/>
          <w:sz w:val="24"/>
          <w:szCs w:val="24"/>
          <w:rPrChange w:id="107" w:author="Eli Toffel" w:date="2025-04-18T23:55:00Z">
            <w:rPr>
              <w:rFonts w:ascii="Times New Roman" w:hAnsi="Times New Roman" w:cs="Times New Roman"/>
              <w:sz w:val="24"/>
              <w:szCs w:val="24"/>
            </w:rPr>
          </w:rPrChange>
        </w:rPr>
        <w:t xml:space="preserve"> Institute, Oxford Net Zero. 2024.</w:t>
      </w:r>
    </w:p>
    <w:p w14:paraId="7AF47A75"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08"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09" w:author="Eli Toffel" w:date="2025-04-18T23:55:00Z">
            <w:rPr>
              <w:rFonts w:ascii="Times New Roman" w:hAnsi="Times New Roman" w:cs="Times New Roman"/>
              <w:sz w:val="24"/>
              <w:szCs w:val="24"/>
            </w:rPr>
          </w:rPrChange>
        </w:rPr>
        <w:t xml:space="preserve">"Net Zero Targets among World’s Largest Companies Double, But..." Net Zero Tracker, June 12, 2023. </w:t>
      </w:r>
      <w:r w:rsidR="006B3FCC" w:rsidRPr="00583453">
        <w:rPr>
          <w:rPrChange w:id="110" w:author="Eli Toffel" w:date="2025-04-18T23:55:00Z">
            <w:rPr/>
          </w:rPrChange>
        </w:rPr>
        <w:fldChar w:fldCharType="begin"/>
      </w:r>
      <w:r w:rsidR="006B3FCC" w:rsidRPr="00583453">
        <w:rPr>
          <w:rPrChange w:id="111" w:author="Eli Toffel" w:date="2025-04-18T23:55:00Z">
            <w:rPr/>
          </w:rPrChange>
        </w:rPr>
        <w:instrText xml:space="preserve"> HYPE</w:instrText>
      </w:r>
      <w:r w:rsidR="006B3FCC" w:rsidRPr="00583453">
        <w:rPr>
          <w:rPrChange w:id="112" w:author="Eli Toffel" w:date="2025-04-18T23:55:00Z">
            <w:rPr/>
          </w:rPrChange>
        </w:rPr>
        <w:instrText xml:space="preserve">RLINK "https://zerotracker.net/insights/net-zero-targets-among-worlds-largest-companies-double-but-credibility-gaps-undermine-progress" \t "_new" </w:instrText>
      </w:r>
      <w:r w:rsidR="006B3FCC" w:rsidRPr="00583453">
        <w:rPr>
          <w:rPrChange w:id="113" w:author="Eli Toffel" w:date="2025-04-18T23:55:00Z">
            <w:rPr/>
          </w:rPrChange>
        </w:rPr>
        <w:fldChar w:fldCharType="separate"/>
      </w:r>
      <w:r w:rsidRPr="00583453">
        <w:rPr>
          <w:rStyle w:val="Hyperlink"/>
          <w:rFonts w:ascii="Times New Roman" w:hAnsi="Times New Roman" w:cs="Times New Roman"/>
          <w:color w:val="auto"/>
          <w:sz w:val="24"/>
          <w:szCs w:val="24"/>
          <w:rPrChange w:id="114" w:author="Eli Toffel" w:date="2025-04-18T23:55:00Z">
            <w:rPr>
              <w:rStyle w:val="Hyperlink"/>
              <w:rFonts w:ascii="Times New Roman" w:hAnsi="Times New Roman" w:cs="Times New Roman"/>
              <w:sz w:val="24"/>
              <w:szCs w:val="24"/>
            </w:rPr>
          </w:rPrChange>
        </w:rPr>
        <w:t>https://zerotracker.net/insights/net-zero-targets-among-worlds-largest-companies-double-but-credibility-gaps-undermine-progress</w:t>
      </w:r>
      <w:r w:rsidR="006B3FCC" w:rsidRPr="00583453">
        <w:rPr>
          <w:rStyle w:val="Hyperlink"/>
          <w:rFonts w:ascii="Times New Roman" w:hAnsi="Times New Roman" w:cs="Times New Roman"/>
          <w:color w:val="auto"/>
          <w:sz w:val="24"/>
          <w:szCs w:val="24"/>
          <w:rPrChange w:id="115"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16" w:author="Eli Toffel" w:date="2025-04-18T23:55:00Z">
            <w:rPr>
              <w:rFonts w:ascii="Times New Roman" w:hAnsi="Times New Roman" w:cs="Times New Roman"/>
              <w:sz w:val="24"/>
              <w:szCs w:val="24"/>
            </w:rPr>
          </w:rPrChange>
        </w:rPr>
        <w:t>.</w:t>
      </w:r>
    </w:p>
    <w:p w14:paraId="100ACF18"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17"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18" w:author="Eli Toffel" w:date="2025-04-18T23:55:00Z">
            <w:rPr>
              <w:rFonts w:ascii="Times New Roman" w:hAnsi="Times New Roman" w:cs="Times New Roman"/>
              <w:sz w:val="24"/>
              <w:szCs w:val="24"/>
            </w:rPr>
          </w:rPrChange>
        </w:rPr>
        <w:t xml:space="preserve">The 2020 </w:t>
      </w:r>
      <w:proofErr w:type="spellStart"/>
      <w:r w:rsidRPr="00583453">
        <w:rPr>
          <w:rFonts w:ascii="Times New Roman" w:hAnsi="Times New Roman" w:cs="Times New Roman"/>
          <w:sz w:val="24"/>
          <w:szCs w:val="24"/>
          <w:rPrChange w:id="119"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20" w:author="Eli Toffel" w:date="2025-04-18T23:55:00Z">
            <w:rPr>
              <w:rFonts w:ascii="Times New Roman" w:hAnsi="Times New Roman" w:cs="Times New Roman"/>
              <w:sz w:val="24"/>
              <w:szCs w:val="24"/>
            </w:rPr>
          </w:rPrChange>
        </w:rPr>
        <w:t xml:space="preserve"> Harris Poll 100 reputation rankings, July 30, 2020. </w:t>
      </w:r>
      <w:r w:rsidR="006B3FCC" w:rsidRPr="00583453">
        <w:rPr>
          <w:rPrChange w:id="121" w:author="Eli Toffel" w:date="2025-04-18T23:55:00Z">
            <w:rPr/>
          </w:rPrChange>
        </w:rPr>
        <w:fldChar w:fldCharType="begin"/>
      </w:r>
      <w:r w:rsidR="006B3FCC" w:rsidRPr="00583453">
        <w:rPr>
          <w:rPrChange w:id="122" w:author="Eli Toffel" w:date="2025-04-18T23:55:00Z">
            <w:rPr/>
          </w:rPrChange>
        </w:rPr>
        <w:instrText xml:space="preserve"> HYPERLINK "https://www.axios.com/2020/07/30/axios-harris-poll-corporate-reputations-2020" \t "_new" </w:instrText>
      </w:r>
      <w:r w:rsidR="006B3FCC" w:rsidRPr="00583453">
        <w:rPr>
          <w:rPrChange w:id="123" w:author="Eli Toffel" w:date="2025-04-18T23:55:00Z">
            <w:rPr/>
          </w:rPrChange>
        </w:rPr>
        <w:fldChar w:fldCharType="separate"/>
      </w:r>
      <w:r w:rsidRPr="00583453">
        <w:rPr>
          <w:rStyle w:val="Hyperlink"/>
          <w:rFonts w:ascii="Times New Roman" w:hAnsi="Times New Roman" w:cs="Times New Roman"/>
          <w:color w:val="auto"/>
          <w:sz w:val="24"/>
          <w:szCs w:val="24"/>
          <w:rPrChange w:id="124" w:author="Eli Toffel" w:date="2025-04-18T23:55:00Z">
            <w:rPr>
              <w:rStyle w:val="Hyperlink"/>
              <w:rFonts w:ascii="Times New Roman" w:hAnsi="Times New Roman" w:cs="Times New Roman"/>
              <w:sz w:val="24"/>
              <w:szCs w:val="24"/>
            </w:rPr>
          </w:rPrChange>
        </w:rPr>
        <w:t>https://www.axios.com/2020/07/30/axios-harris-poll-corporate-reputations-2020</w:t>
      </w:r>
      <w:r w:rsidR="006B3FCC" w:rsidRPr="00583453">
        <w:rPr>
          <w:rStyle w:val="Hyperlink"/>
          <w:rFonts w:ascii="Times New Roman" w:hAnsi="Times New Roman" w:cs="Times New Roman"/>
          <w:color w:val="auto"/>
          <w:sz w:val="24"/>
          <w:szCs w:val="24"/>
          <w:rPrChange w:id="125"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26" w:author="Eli Toffel" w:date="2025-04-18T23:55:00Z">
            <w:rPr>
              <w:rFonts w:ascii="Times New Roman" w:hAnsi="Times New Roman" w:cs="Times New Roman"/>
              <w:sz w:val="24"/>
              <w:szCs w:val="24"/>
            </w:rPr>
          </w:rPrChange>
        </w:rPr>
        <w:t>.</w:t>
      </w:r>
    </w:p>
    <w:p w14:paraId="09B7977A"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27"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28" w:author="Eli Toffel" w:date="2025-04-18T23:55:00Z">
            <w:rPr>
              <w:rFonts w:ascii="Times New Roman" w:hAnsi="Times New Roman" w:cs="Times New Roman"/>
              <w:sz w:val="24"/>
              <w:szCs w:val="24"/>
            </w:rPr>
          </w:rPrChange>
        </w:rPr>
        <w:t xml:space="preserve">The 2021 </w:t>
      </w:r>
      <w:proofErr w:type="spellStart"/>
      <w:r w:rsidRPr="00583453">
        <w:rPr>
          <w:rFonts w:ascii="Times New Roman" w:hAnsi="Times New Roman" w:cs="Times New Roman"/>
          <w:sz w:val="24"/>
          <w:szCs w:val="24"/>
          <w:rPrChange w:id="129"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30" w:author="Eli Toffel" w:date="2025-04-18T23:55:00Z">
            <w:rPr>
              <w:rFonts w:ascii="Times New Roman" w:hAnsi="Times New Roman" w:cs="Times New Roman"/>
              <w:sz w:val="24"/>
              <w:szCs w:val="24"/>
            </w:rPr>
          </w:rPrChange>
        </w:rPr>
        <w:t xml:space="preserve"> Harris Poll 100 reputation rankings, May 13, 2021. </w:t>
      </w:r>
      <w:r w:rsidR="006B3FCC" w:rsidRPr="00583453">
        <w:rPr>
          <w:rPrChange w:id="131" w:author="Eli Toffel" w:date="2025-04-18T23:55:00Z">
            <w:rPr/>
          </w:rPrChange>
        </w:rPr>
        <w:fldChar w:fldCharType="begin"/>
      </w:r>
      <w:r w:rsidR="006B3FCC" w:rsidRPr="00583453">
        <w:rPr>
          <w:rPrChange w:id="132" w:author="Eli Toffel" w:date="2025-04-18T23:55:00Z">
            <w:rPr/>
          </w:rPrChange>
        </w:rPr>
        <w:instrText xml:space="preserve"> HYPERLINK "https://www.axios.com/2021/05/13/the-2021-axios-harris-poll-100-reputation-rankings" \t "_new" </w:instrText>
      </w:r>
      <w:r w:rsidR="006B3FCC" w:rsidRPr="00583453">
        <w:rPr>
          <w:rPrChange w:id="133" w:author="Eli Toffel" w:date="2025-04-18T23:55:00Z">
            <w:rPr/>
          </w:rPrChange>
        </w:rPr>
        <w:fldChar w:fldCharType="separate"/>
      </w:r>
      <w:r w:rsidRPr="00583453">
        <w:rPr>
          <w:rStyle w:val="Hyperlink"/>
          <w:rFonts w:ascii="Times New Roman" w:hAnsi="Times New Roman" w:cs="Times New Roman"/>
          <w:color w:val="auto"/>
          <w:sz w:val="24"/>
          <w:szCs w:val="24"/>
          <w:rPrChange w:id="134" w:author="Eli Toffel" w:date="2025-04-18T23:55:00Z">
            <w:rPr>
              <w:rStyle w:val="Hyperlink"/>
              <w:rFonts w:ascii="Times New Roman" w:hAnsi="Times New Roman" w:cs="Times New Roman"/>
              <w:sz w:val="24"/>
              <w:szCs w:val="24"/>
            </w:rPr>
          </w:rPrChange>
        </w:rPr>
        <w:t>https://www.axios.com/2021/05/13/the-2021-axios-harris-poll-100-reputation-rankings</w:t>
      </w:r>
      <w:r w:rsidR="006B3FCC" w:rsidRPr="00583453">
        <w:rPr>
          <w:rStyle w:val="Hyperlink"/>
          <w:rFonts w:ascii="Times New Roman" w:hAnsi="Times New Roman" w:cs="Times New Roman"/>
          <w:color w:val="auto"/>
          <w:sz w:val="24"/>
          <w:szCs w:val="24"/>
          <w:rPrChange w:id="135"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36" w:author="Eli Toffel" w:date="2025-04-18T23:55:00Z">
            <w:rPr>
              <w:rFonts w:ascii="Times New Roman" w:hAnsi="Times New Roman" w:cs="Times New Roman"/>
              <w:sz w:val="24"/>
              <w:szCs w:val="24"/>
            </w:rPr>
          </w:rPrChange>
        </w:rPr>
        <w:t>.</w:t>
      </w:r>
    </w:p>
    <w:p w14:paraId="633AC8EF"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37"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38" w:author="Eli Toffel" w:date="2025-04-18T23:55:00Z">
            <w:rPr>
              <w:rFonts w:ascii="Times New Roman" w:hAnsi="Times New Roman" w:cs="Times New Roman"/>
              <w:sz w:val="24"/>
              <w:szCs w:val="24"/>
            </w:rPr>
          </w:rPrChange>
        </w:rPr>
        <w:t xml:space="preserve">The 2022 </w:t>
      </w:r>
      <w:proofErr w:type="spellStart"/>
      <w:r w:rsidRPr="00583453">
        <w:rPr>
          <w:rFonts w:ascii="Times New Roman" w:hAnsi="Times New Roman" w:cs="Times New Roman"/>
          <w:sz w:val="24"/>
          <w:szCs w:val="24"/>
          <w:rPrChange w:id="139"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40" w:author="Eli Toffel" w:date="2025-04-18T23:55:00Z">
            <w:rPr>
              <w:rFonts w:ascii="Times New Roman" w:hAnsi="Times New Roman" w:cs="Times New Roman"/>
              <w:sz w:val="24"/>
              <w:szCs w:val="24"/>
            </w:rPr>
          </w:rPrChange>
        </w:rPr>
        <w:t xml:space="preserve"> Harris Poll 100 reputation rankings, May 24, 2022. </w:t>
      </w:r>
      <w:r w:rsidR="006B3FCC" w:rsidRPr="00583453">
        <w:rPr>
          <w:rPrChange w:id="141" w:author="Eli Toffel" w:date="2025-04-18T23:55:00Z">
            <w:rPr/>
          </w:rPrChange>
        </w:rPr>
        <w:fldChar w:fldCharType="begin"/>
      </w:r>
      <w:r w:rsidR="006B3FCC" w:rsidRPr="00583453">
        <w:rPr>
          <w:rPrChange w:id="142" w:author="Eli Toffel" w:date="2025-04-18T23:55:00Z">
            <w:rPr/>
          </w:rPrChange>
        </w:rPr>
        <w:instrText xml:space="preserve"> HYPERLINK "https://www.axios.com/2022/05/24/2022-axios-harris-poll-100-rankings" \t "_new" </w:instrText>
      </w:r>
      <w:r w:rsidR="006B3FCC" w:rsidRPr="00583453">
        <w:rPr>
          <w:rPrChange w:id="143" w:author="Eli Toffel" w:date="2025-04-18T23:55:00Z">
            <w:rPr/>
          </w:rPrChange>
        </w:rPr>
        <w:fldChar w:fldCharType="separate"/>
      </w:r>
      <w:r w:rsidRPr="00583453">
        <w:rPr>
          <w:rStyle w:val="Hyperlink"/>
          <w:rFonts w:ascii="Times New Roman" w:hAnsi="Times New Roman" w:cs="Times New Roman"/>
          <w:color w:val="auto"/>
          <w:sz w:val="24"/>
          <w:szCs w:val="24"/>
          <w:rPrChange w:id="144" w:author="Eli Toffel" w:date="2025-04-18T23:55:00Z">
            <w:rPr>
              <w:rStyle w:val="Hyperlink"/>
              <w:rFonts w:ascii="Times New Roman" w:hAnsi="Times New Roman" w:cs="Times New Roman"/>
              <w:sz w:val="24"/>
              <w:szCs w:val="24"/>
            </w:rPr>
          </w:rPrChange>
        </w:rPr>
        <w:t>https://www.axios.com/2022/05/24/2022-axios-harris-poll-100-rankings</w:t>
      </w:r>
      <w:r w:rsidR="006B3FCC" w:rsidRPr="00583453">
        <w:rPr>
          <w:rStyle w:val="Hyperlink"/>
          <w:rFonts w:ascii="Times New Roman" w:hAnsi="Times New Roman" w:cs="Times New Roman"/>
          <w:color w:val="auto"/>
          <w:sz w:val="24"/>
          <w:szCs w:val="24"/>
          <w:rPrChange w:id="145"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46" w:author="Eli Toffel" w:date="2025-04-18T23:55:00Z">
            <w:rPr>
              <w:rFonts w:ascii="Times New Roman" w:hAnsi="Times New Roman" w:cs="Times New Roman"/>
              <w:sz w:val="24"/>
              <w:szCs w:val="24"/>
            </w:rPr>
          </w:rPrChange>
        </w:rPr>
        <w:t>.</w:t>
      </w:r>
    </w:p>
    <w:p w14:paraId="613B59B4"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47"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48" w:author="Eli Toffel" w:date="2025-04-18T23:55:00Z">
            <w:rPr>
              <w:rFonts w:ascii="Times New Roman" w:hAnsi="Times New Roman" w:cs="Times New Roman"/>
              <w:sz w:val="24"/>
              <w:szCs w:val="24"/>
            </w:rPr>
          </w:rPrChange>
        </w:rPr>
        <w:lastRenderedPageBreak/>
        <w:t xml:space="preserve">The 2023 </w:t>
      </w:r>
      <w:proofErr w:type="spellStart"/>
      <w:r w:rsidRPr="00583453">
        <w:rPr>
          <w:rFonts w:ascii="Times New Roman" w:hAnsi="Times New Roman" w:cs="Times New Roman"/>
          <w:sz w:val="24"/>
          <w:szCs w:val="24"/>
          <w:rPrChange w:id="149"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50" w:author="Eli Toffel" w:date="2025-04-18T23:55:00Z">
            <w:rPr>
              <w:rFonts w:ascii="Times New Roman" w:hAnsi="Times New Roman" w:cs="Times New Roman"/>
              <w:sz w:val="24"/>
              <w:szCs w:val="24"/>
            </w:rPr>
          </w:rPrChange>
        </w:rPr>
        <w:t xml:space="preserve"> Harris Poll 100 reputation rankings, May 23, 2023. </w:t>
      </w:r>
      <w:r w:rsidR="006B3FCC" w:rsidRPr="00583453">
        <w:rPr>
          <w:rPrChange w:id="151" w:author="Eli Toffel" w:date="2025-04-18T23:55:00Z">
            <w:rPr/>
          </w:rPrChange>
        </w:rPr>
        <w:fldChar w:fldCharType="begin"/>
      </w:r>
      <w:r w:rsidR="006B3FCC" w:rsidRPr="00583453">
        <w:rPr>
          <w:rPrChange w:id="152" w:author="Eli Toffel" w:date="2025-04-18T23:55:00Z">
            <w:rPr/>
          </w:rPrChange>
        </w:rPr>
        <w:instrText xml:space="preserve"> HYPERLINK "https://</w:instrText>
      </w:r>
      <w:r w:rsidR="006B3FCC" w:rsidRPr="00583453">
        <w:rPr>
          <w:rPrChange w:id="153" w:author="Eli Toffel" w:date="2025-04-18T23:55:00Z">
            <w:rPr/>
          </w:rPrChange>
        </w:rPr>
        <w:instrText xml:space="preserve">www.axios.com/2023/05/23/corporate-brands-reputation-america" \t "_new" </w:instrText>
      </w:r>
      <w:r w:rsidR="006B3FCC" w:rsidRPr="00583453">
        <w:rPr>
          <w:rPrChange w:id="154" w:author="Eli Toffel" w:date="2025-04-18T23:55:00Z">
            <w:rPr/>
          </w:rPrChange>
        </w:rPr>
        <w:fldChar w:fldCharType="separate"/>
      </w:r>
      <w:r w:rsidRPr="00583453">
        <w:rPr>
          <w:rStyle w:val="Hyperlink"/>
          <w:rFonts w:ascii="Times New Roman" w:hAnsi="Times New Roman" w:cs="Times New Roman"/>
          <w:color w:val="auto"/>
          <w:sz w:val="24"/>
          <w:szCs w:val="24"/>
          <w:rPrChange w:id="155" w:author="Eli Toffel" w:date="2025-04-18T23:55:00Z">
            <w:rPr>
              <w:rStyle w:val="Hyperlink"/>
              <w:rFonts w:ascii="Times New Roman" w:hAnsi="Times New Roman" w:cs="Times New Roman"/>
              <w:sz w:val="24"/>
              <w:szCs w:val="24"/>
            </w:rPr>
          </w:rPrChange>
        </w:rPr>
        <w:t>https://www.axios.com/2023/05/23/corporate-brands-reputation-america</w:t>
      </w:r>
      <w:r w:rsidR="006B3FCC" w:rsidRPr="00583453">
        <w:rPr>
          <w:rStyle w:val="Hyperlink"/>
          <w:rFonts w:ascii="Times New Roman" w:hAnsi="Times New Roman" w:cs="Times New Roman"/>
          <w:color w:val="auto"/>
          <w:sz w:val="24"/>
          <w:szCs w:val="24"/>
          <w:rPrChange w:id="156"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57" w:author="Eli Toffel" w:date="2025-04-18T23:55:00Z">
            <w:rPr>
              <w:rFonts w:ascii="Times New Roman" w:hAnsi="Times New Roman" w:cs="Times New Roman"/>
              <w:sz w:val="24"/>
              <w:szCs w:val="24"/>
            </w:rPr>
          </w:rPrChange>
        </w:rPr>
        <w:t>.</w:t>
      </w:r>
    </w:p>
    <w:p w14:paraId="3CED4946"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58"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59" w:author="Eli Toffel" w:date="2025-04-18T23:55:00Z">
            <w:rPr>
              <w:rFonts w:ascii="Times New Roman" w:hAnsi="Times New Roman" w:cs="Times New Roman"/>
              <w:sz w:val="24"/>
              <w:szCs w:val="24"/>
            </w:rPr>
          </w:rPrChange>
        </w:rPr>
        <w:t xml:space="preserve">The 2024 </w:t>
      </w:r>
      <w:proofErr w:type="spellStart"/>
      <w:r w:rsidRPr="00583453">
        <w:rPr>
          <w:rFonts w:ascii="Times New Roman" w:hAnsi="Times New Roman" w:cs="Times New Roman"/>
          <w:sz w:val="24"/>
          <w:szCs w:val="24"/>
          <w:rPrChange w:id="160"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61" w:author="Eli Toffel" w:date="2025-04-18T23:55:00Z">
            <w:rPr>
              <w:rFonts w:ascii="Times New Roman" w:hAnsi="Times New Roman" w:cs="Times New Roman"/>
              <w:sz w:val="24"/>
              <w:szCs w:val="24"/>
            </w:rPr>
          </w:rPrChange>
        </w:rPr>
        <w:t xml:space="preserve"> Harris Poll 100 reputation rankings, May 22, 2024. </w:t>
      </w:r>
      <w:r w:rsidR="006B3FCC" w:rsidRPr="00583453">
        <w:rPr>
          <w:rPrChange w:id="162" w:author="Eli Toffel" w:date="2025-04-18T23:55:00Z">
            <w:rPr/>
          </w:rPrChange>
        </w:rPr>
        <w:fldChar w:fldCharType="begin"/>
      </w:r>
      <w:r w:rsidR="006B3FCC" w:rsidRPr="00583453">
        <w:rPr>
          <w:rPrChange w:id="163" w:author="Eli Toffel" w:date="2025-04-18T23:55:00Z">
            <w:rPr/>
          </w:rPrChange>
        </w:rPr>
        <w:instrText xml:space="preserve"> HYPERLINK "https://www.axios.com/2024/05/22/</w:instrText>
      </w:r>
      <w:r w:rsidR="006B3FCC" w:rsidRPr="00583453">
        <w:rPr>
          <w:rPrChange w:id="164" w:author="Eli Toffel" w:date="2025-04-18T23:55:00Z">
            <w:rPr/>
          </w:rPrChange>
        </w:rPr>
        <w:instrText xml:space="preserve">axios-harris-poll-company-reputation-ranking-data-source" \t "_new" </w:instrText>
      </w:r>
      <w:r w:rsidR="006B3FCC" w:rsidRPr="00583453">
        <w:rPr>
          <w:rPrChange w:id="165" w:author="Eli Toffel" w:date="2025-04-18T23:55:00Z">
            <w:rPr/>
          </w:rPrChange>
        </w:rPr>
        <w:fldChar w:fldCharType="separate"/>
      </w:r>
      <w:r w:rsidRPr="00583453">
        <w:rPr>
          <w:rStyle w:val="Hyperlink"/>
          <w:rFonts w:ascii="Times New Roman" w:hAnsi="Times New Roman" w:cs="Times New Roman"/>
          <w:color w:val="auto"/>
          <w:sz w:val="24"/>
          <w:szCs w:val="24"/>
          <w:rPrChange w:id="166" w:author="Eli Toffel" w:date="2025-04-18T23:55:00Z">
            <w:rPr>
              <w:rStyle w:val="Hyperlink"/>
              <w:rFonts w:ascii="Times New Roman" w:hAnsi="Times New Roman" w:cs="Times New Roman"/>
              <w:sz w:val="24"/>
              <w:szCs w:val="24"/>
            </w:rPr>
          </w:rPrChange>
        </w:rPr>
        <w:t>https://www.axios.com/2024/05/22/axios-harris-poll-company-reputation-ranking-data-source</w:t>
      </w:r>
      <w:r w:rsidR="006B3FCC" w:rsidRPr="00583453">
        <w:rPr>
          <w:rStyle w:val="Hyperlink"/>
          <w:rFonts w:ascii="Times New Roman" w:hAnsi="Times New Roman" w:cs="Times New Roman"/>
          <w:color w:val="auto"/>
          <w:sz w:val="24"/>
          <w:szCs w:val="24"/>
          <w:rPrChange w:id="167"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68" w:author="Eli Toffel" w:date="2025-04-18T23:55:00Z">
            <w:rPr>
              <w:rFonts w:ascii="Times New Roman" w:hAnsi="Times New Roman" w:cs="Times New Roman"/>
              <w:sz w:val="24"/>
              <w:szCs w:val="24"/>
            </w:rPr>
          </w:rPrChange>
        </w:rPr>
        <w:t>.</w:t>
      </w:r>
    </w:p>
    <w:p w14:paraId="7620D812"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69"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70" w:author="Eli Toffel" w:date="2025-04-18T23:55:00Z">
            <w:rPr>
              <w:rFonts w:ascii="Times New Roman" w:hAnsi="Times New Roman" w:cs="Times New Roman"/>
              <w:sz w:val="24"/>
              <w:szCs w:val="24"/>
            </w:rPr>
          </w:rPrChange>
        </w:rPr>
        <w:t xml:space="preserve">The </w:t>
      </w:r>
      <w:proofErr w:type="spellStart"/>
      <w:r w:rsidRPr="00583453">
        <w:rPr>
          <w:rFonts w:ascii="Times New Roman" w:hAnsi="Times New Roman" w:cs="Times New Roman"/>
          <w:sz w:val="24"/>
          <w:szCs w:val="24"/>
          <w:rPrChange w:id="171" w:author="Eli Toffel" w:date="2025-04-18T23:55:00Z">
            <w:rPr>
              <w:rFonts w:ascii="Times New Roman" w:hAnsi="Times New Roman" w:cs="Times New Roman"/>
              <w:sz w:val="24"/>
              <w:szCs w:val="24"/>
            </w:rPr>
          </w:rPrChange>
        </w:rPr>
        <w:t>Axios</w:t>
      </w:r>
      <w:proofErr w:type="spellEnd"/>
      <w:r w:rsidRPr="00583453">
        <w:rPr>
          <w:rFonts w:ascii="Times New Roman" w:hAnsi="Times New Roman" w:cs="Times New Roman"/>
          <w:sz w:val="24"/>
          <w:szCs w:val="24"/>
          <w:rPrChange w:id="172" w:author="Eli Toffel" w:date="2025-04-18T23:55:00Z">
            <w:rPr>
              <w:rFonts w:ascii="Times New Roman" w:hAnsi="Times New Roman" w:cs="Times New Roman"/>
              <w:sz w:val="24"/>
              <w:szCs w:val="24"/>
            </w:rPr>
          </w:rPrChange>
        </w:rPr>
        <w:t xml:space="preserve"> Harris 100 poll of corporate reputations, March 6, 2019. </w:t>
      </w:r>
      <w:r w:rsidR="006B3FCC" w:rsidRPr="00583453">
        <w:rPr>
          <w:rPrChange w:id="173" w:author="Eli Toffel" w:date="2025-04-18T23:55:00Z">
            <w:rPr/>
          </w:rPrChange>
        </w:rPr>
        <w:fldChar w:fldCharType="begin"/>
      </w:r>
      <w:r w:rsidR="006B3FCC" w:rsidRPr="00583453">
        <w:rPr>
          <w:rPrChange w:id="174" w:author="Eli Toffel" w:date="2025-04-18T23:55:00Z">
            <w:rPr/>
          </w:rPrChange>
        </w:rPr>
        <w:instrText xml:space="preserve"> HYPERLINK "https://www.axi</w:instrText>
      </w:r>
      <w:r w:rsidR="006B3FCC" w:rsidRPr="00583453">
        <w:rPr>
          <w:rPrChange w:id="175" w:author="Eli Toffel" w:date="2025-04-18T23:55:00Z">
            <w:rPr/>
          </w:rPrChange>
        </w:rPr>
        <w:instrText xml:space="preserve">os.com/2019/03/06/axios-harris-poll-corporate-reputations" \t "_new" </w:instrText>
      </w:r>
      <w:r w:rsidR="006B3FCC" w:rsidRPr="00583453">
        <w:rPr>
          <w:rPrChange w:id="176" w:author="Eli Toffel" w:date="2025-04-18T23:55:00Z">
            <w:rPr/>
          </w:rPrChange>
        </w:rPr>
        <w:fldChar w:fldCharType="separate"/>
      </w:r>
      <w:r w:rsidRPr="00583453">
        <w:rPr>
          <w:rStyle w:val="Hyperlink"/>
          <w:rFonts w:ascii="Times New Roman" w:hAnsi="Times New Roman" w:cs="Times New Roman"/>
          <w:color w:val="auto"/>
          <w:sz w:val="24"/>
          <w:szCs w:val="24"/>
          <w:rPrChange w:id="177" w:author="Eli Toffel" w:date="2025-04-18T23:55:00Z">
            <w:rPr>
              <w:rStyle w:val="Hyperlink"/>
              <w:rFonts w:ascii="Times New Roman" w:hAnsi="Times New Roman" w:cs="Times New Roman"/>
              <w:sz w:val="24"/>
              <w:szCs w:val="24"/>
            </w:rPr>
          </w:rPrChange>
        </w:rPr>
        <w:t>https://www.axios.com/2019/03/06/axios-harris-poll-corporate-reputations</w:t>
      </w:r>
      <w:r w:rsidR="006B3FCC" w:rsidRPr="00583453">
        <w:rPr>
          <w:rStyle w:val="Hyperlink"/>
          <w:rFonts w:ascii="Times New Roman" w:hAnsi="Times New Roman" w:cs="Times New Roman"/>
          <w:color w:val="auto"/>
          <w:sz w:val="24"/>
          <w:szCs w:val="24"/>
          <w:rPrChange w:id="178"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79" w:author="Eli Toffel" w:date="2025-04-18T23:55:00Z">
            <w:rPr>
              <w:rFonts w:ascii="Times New Roman" w:hAnsi="Times New Roman" w:cs="Times New Roman"/>
              <w:sz w:val="24"/>
              <w:szCs w:val="24"/>
            </w:rPr>
          </w:rPrChange>
        </w:rPr>
        <w:t>.</w:t>
      </w:r>
    </w:p>
    <w:p w14:paraId="650E1BFB"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80"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81" w:author="Eli Toffel" w:date="2025-04-18T23:55:00Z">
            <w:rPr>
              <w:rFonts w:ascii="Times New Roman" w:hAnsi="Times New Roman" w:cs="Times New Roman"/>
              <w:sz w:val="24"/>
              <w:szCs w:val="24"/>
            </w:rPr>
          </w:rPrChange>
        </w:rPr>
        <w:t xml:space="preserve">The </w:t>
      </w:r>
      <w:proofErr w:type="gramStart"/>
      <w:r w:rsidRPr="00583453">
        <w:rPr>
          <w:rFonts w:ascii="Times New Roman" w:hAnsi="Times New Roman" w:cs="Times New Roman"/>
          <w:sz w:val="24"/>
          <w:szCs w:val="24"/>
          <w:rPrChange w:id="182" w:author="Eli Toffel" w:date="2025-04-18T23:55:00Z">
            <w:rPr>
              <w:rFonts w:ascii="Times New Roman" w:hAnsi="Times New Roman" w:cs="Times New Roman"/>
              <w:sz w:val="24"/>
              <w:szCs w:val="24"/>
            </w:rPr>
          </w:rPrChange>
        </w:rPr>
        <w:t>Long Term</w:t>
      </w:r>
      <w:proofErr w:type="gramEnd"/>
      <w:r w:rsidRPr="00583453">
        <w:rPr>
          <w:rFonts w:ascii="Times New Roman" w:hAnsi="Times New Roman" w:cs="Times New Roman"/>
          <w:sz w:val="24"/>
          <w:szCs w:val="24"/>
          <w:rPrChange w:id="183" w:author="Eli Toffel" w:date="2025-04-18T23:55:00Z">
            <w:rPr>
              <w:rFonts w:ascii="Times New Roman" w:hAnsi="Times New Roman" w:cs="Times New Roman"/>
              <w:sz w:val="24"/>
              <w:szCs w:val="24"/>
            </w:rPr>
          </w:rPrChange>
        </w:rPr>
        <w:t xml:space="preserve"> Perspective on Markets. Macrotrends. Accessed April 17, 2025. </w:t>
      </w:r>
      <w:r w:rsidR="006B3FCC" w:rsidRPr="00583453">
        <w:rPr>
          <w:rPrChange w:id="184" w:author="Eli Toffel" w:date="2025-04-18T23:55:00Z">
            <w:rPr/>
          </w:rPrChange>
        </w:rPr>
        <w:fldChar w:fldCharType="begin"/>
      </w:r>
      <w:r w:rsidR="006B3FCC" w:rsidRPr="00583453">
        <w:rPr>
          <w:rPrChange w:id="185" w:author="Eli Toffel" w:date="2025-04-18T23:55:00Z">
            <w:rPr/>
          </w:rPrChange>
        </w:rPr>
        <w:instrText xml:space="preserve"> HYPERLINK "https://macrotrends.ne</w:instrText>
      </w:r>
      <w:r w:rsidR="006B3FCC" w:rsidRPr="00583453">
        <w:rPr>
          <w:rPrChange w:id="186" w:author="Eli Toffel" w:date="2025-04-18T23:55:00Z">
            <w:rPr/>
          </w:rPrChange>
        </w:rPr>
        <w:instrText xml:space="preserve">t/" \t "_new" </w:instrText>
      </w:r>
      <w:r w:rsidR="006B3FCC" w:rsidRPr="00583453">
        <w:rPr>
          <w:rPrChange w:id="187" w:author="Eli Toffel" w:date="2025-04-18T23:55:00Z">
            <w:rPr/>
          </w:rPrChange>
        </w:rPr>
        <w:fldChar w:fldCharType="separate"/>
      </w:r>
      <w:r w:rsidRPr="00583453">
        <w:rPr>
          <w:rStyle w:val="Hyperlink"/>
          <w:rFonts w:ascii="Times New Roman" w:hAnsi="Times New Roman" w:cs="Times New Roman"/>
          <w:color w:val="auto"/>
          <w:sz w:val="24"/>
          <w:szCs w:val="24"/>
          <w:rPrChange w:id="188" w:author="Eli Toffel" w:date="2025-04-18T23:55:00Z">
            <w:rPr>
              <w:rStyle w:val="Hyperlink"/>
              <w:rFonts w:ascii="Times New Roman" w:hAnsi="Times New Roman" w:cs="Times New Roman"/>
              <w:sz w:val="24"/>
              <w:szCs w:val="24"/>
            </w:rPr>
          </w:rPrChange>
        </w:rPr>
        <w:t>https://macrotrends.net/</w:t>
      </w:r>
      <w:r w:rsidR="006B3FCC" w:rsidRPr="00583453">
        <w:rPr>
          <w:rStyle w:val="Hyperlink"/>
          <w:rFonts w:ascii="Times New Roman" w:hAnsi="Times New Roman" w:cs="Times New Roman"/>
          <w:color w:val="auto"/>
          <w:sz w:val="24"/>
          <w:szCs w:val="24"/>
          <w:rPrChange w:id="189"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90" w:author="Eli Toffel" w:date="2025-04-18T23:55:00Z">
            <w:rPr>
              <w:rFonts w:ascii="Times New Roman" w:hAnsi="Times New Roman" w:cs="Times New Roman"/>
              <w:sz w:val="24"/>
              <w:szCs w:val="24"/>
            </w:rPr>
          </w:rPrChange>
        </w:rPr>
        <w:t>.</w:t>
      </w:r>
    </w:p>
    <w:p w14:paraId="69544652"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91"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192" w:author="Eli Toffel" w:date="2025-04-18T23:55:00Z">
            <w:rPr>
              <w:rFonts w:ascii="Times New Roman" w:hAnsi="Times New Roman" w:cs="Times New Roman"/>
              <w:sz w:val="24"/>
              <w:szCs w:val="24"/>
            </w:rPr>
          </w:rPrChange>
        </w:rPr>
        <w:t xml:space="preserve">The Paris Agreement. United Nations. Accessed April 17, 2025. </w:t>
      </w:r>
      <w:r w:rsidR="006B3FCC" w:rsidRPr="00583453">
        <w:rPr>
          <w:rPrChange w:id="193" w:author="Eli Toffel" w:date="2025-04-18T23:55:00Z">
            <w:rPr/>
          </w:rPrChange>
        </w:rPr>
        <w:fldChar w:fldCharType="begin"/>
      </w:r>
      <w:r w:rsidR="006B3FCC" w:rsidRPr="00583453">
        <w:rPr>
          <w:rPrChange w:id="194" w:author="Eli Toffel" w:date="2025-04-18T23:55:00Z">
            <w:rPr/>
          </w:rPrChange>
        </w:rPr>
        <w:instrText xml:space="preserve"> HYPERLINK "https://www.un.org/en/climatechange/paris-agreement" \t "_new" </w:instrText>
      </w:r>
      <w:r w:rsidR="006B3FCC" w:rsidRPr="00583453">
        <w:rPr>
          <w:rPrChange w:id="195" w:author="Eli Toffel" w:date="2025-04-18T23:55:00Z">
            <w:rPr/>
          </w:rPrChange>
        </w:rPr>
        <w:fldChar w:fldCharType="separate"/>
      </w:r>
      <w:r w:rsidRPr="00583453">
        <w:rPr>
          <w:rStyle w:val="Hyperlink"/>
          <w:rFonts w:ascii="Times New Roman" w:hAnsi="Times New Roman" w:cs="Times New Roman"/>
          <w:color w:val="auto"/>
          <w:sz w:val="24"/>
          <w:szCs w:val="24"/>
          <w:rPrChange w:id="196" w:author="Eli Toffel" w:date="2025-04-18T23:55:00Z">
            <w:rPr>
              <w:rStyle w:val="Hyperlink"/>
              <w:rFonts w:ascii="Times New Roman" w:hAnsi="Times New Roman" w:cs="Times New Roman"/>
              <w:sz w:val="24"/>
              <w:szCs w:val="24"/>
            </w:rPr>
          </w:rPrChange>
        </w:rPr>
        <w:t>https://www.un.org/en/climatechange/paris-agreement</w:t>
      </w:r>
      <w:r w:rsidR="006B3FCC" w:rsidRPr="00583453">
        <w:rPr>
          <w:rStyle w:val="Hyperlink"/>
          <w:rFonts w:ascii="Times New Roman" w:hAnsi="Times New Roman" w:cs="Times New Roman"/>
          <w:color w:val="auto"/>
          <w:sz w:val="24"/>
          <w:szCs w:val="24"/>
          <w:rPrChange w:id="197"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198" w:author="Eli Toffel" w:date="2025-04-18T23:55:00Z">
            <w:rPr>
              <w:rFonts w:ascii="Times New Roman" w:hAnsi="Times New Roman" w:cs="Times New Roman"/>
              <w:sz w:val="24"/>
              <w:szCs w:val="24"/>
            </w:rPr>
          </w:rPrChange>
        </w:rPr>
        <w:t>.</w:t>
      </w:r>
    </w:p>
    <w:p w14:paraId="611AA555" w14:textId="77777777" w:rsidR="006579DF" w:rsidRPr="00583453" w:rsidRDefault="006579DF" w:rsidP="006579DF">
      <w:pPr>
        <w:spacing w:before="100" w:beforeAutospacing="1" w:after="100" w:afterAutospacing="1" w:line="480" w:lineRule="auto"/>
        <w:rPr>
          <w:rFonts w:ascii="Times New Roman" w:hAnsi="Times New Roman" w:cs="Times New Roman"/>
          <w:sz w:val="24"/>
          <w:szCs w:val="24"/>
          <w:rPrChange w:id="199" w:author="Eli Toffel" w:date="2025-04-18T23:55:00Z">
            <w:rPr>
              <w:rFonts w:ascii="Times New Roman" w:hAnsi="Times New Roman" w:cs="Times New Roman"/>
              <w:sz w:val="24"/>
              <w:szCs w:val="24"/>
            </w:rPr>
          </w:rPrChange>
        </w:rPr>
      </w:pPr>
      <w:r w:rsidRPr="00583453">
        <w:rPr>
          <w:rFonts w:ascii="Times New Roman" w:hAnsi="Times New Roman" w:cs="Times New Roman"/>
          <w:sz w:val="24"/>
          <w:szCs w:val="24"/>
          <w:rPrChange w:id="200" w:author="Eli Toffel" w:date="2025-04-18T23:55:00Z">
            <w:rPr>
              <w:rFonts w:ascii="Times New Roman" w:hAnsi="Times New Roman" w:cs="Times New Roman"/>
              <w:sz w:val="24"/>
              <w:szCs w:val="24"/>
            </w:rPr>
          </w:rPrChange>
        </w:rPr>
        <w:t xml:space="preserve">Ruiz, Arabella. “52 Huge Environmentally Conscious Consumer Statistics 2025.” </w:t>
      </w:r>
      <w:proofErr w:type="spellStart"/>
      <w:r w:rsidRPr="00583453">
        <w:rPr>
          <w:rFonts w:ascii="Times New Roman" w:hAnsi="Times New Roman" w:cs="Times New Roman"/>
          <w:sz w:val="24"/>
          <w:szCs w:val="24"/>
          <w:rPrChange w:id="201" w:author="Eli Toffel" w:date="2025-04-18T23:55:00Z">
            <w:rPr>
              <w:rFonts w:ascii="Times New Roman" w:hAnsi="Times New Roman" w:cs="Times New Roman"/>
              <w:sz w:val="24"/>
              <w:szCs w:val="24"/>
            </w:rPr>
          </w:rPrChange>
        </w:rPr>
        <w:t>TheRoundup</w:t>
      </w:r>
      <w:proofErr w:type="spellEnd"/>
      <w:r w:rsidRPr="00583453">
        <w:rPr>
          <w:rFonts w:ascii="Times New Roman" w:hAnsi="Times New Roman" w:cs="Times New Roman"/>
          <w:sz w:val="24"/>
          <w:szCs w:val="24"/>
          <w:rPrChange w:id="202" w:author="Eli Toffel" w:date="2025-04-18T23:55:00Z">
            <w:rPr>
              <w:rFonts w:ascii="Times New Roman" w:hAnsi="Times New Roman" w:cs="Times New Roman"/>
              <w:sz w:val="24"/>
              <w:szCs w:val="24"/>
            </w:rPr>
          </w:rPrChange>
        </w:rPr>
        <w:t xml:space="preserve">, January 26, 2025. </w:t>
      </w:r>
      <w:r w:rsidR="006B3FCC" w:rsidRPr="00583453">
        <w:rPr>
          <w:rPrChange w:id="203" w:author="Eli Toffel" w:date="2025-04-18T23:55:00Z">
            <w:rPr/>
          </w:rPrChange>
        </w:rPr>
        <w:fldChar w:fldCharType="begin"/>
      </w:r>
      <w:r w:rsidR="006B3FCC" w:rsidRPr="00583453">
        <w:rPr>
          <w:rPrChange w:id="204" w:author="Eli Toffel" w:date="2025-04-18T23:55:00Z">
            <w:rPr/>
          </w:rPrChange>
        </w:rPr>
        <w:instrText xml:space="preserve"> HYPERLINK "https://theroundup.org/environmentally-conscious-consumer-statistics/" \t "_new" </w:instrText>
      </w:r>
      <w:r w:rsidR="006B3FCC" w:rsidRPr="00583453">
        <w:rPr>
          <w:rPrChange w:id="205" w:author="Eli Toffel" w:date="2025-04-18T23:55:00Z">
            <w:rPr/>
          </w:rPrChange>
        </w:rPr>
        <w:fldChar w:fldCharType="separate"/>
      </w:r>
      <w:r w:rsidRPr="00583453">
        <w:rPr>
          <w:rStyle w:val="Hyperlink"/>
          <w:rFonts w:ascii="Times New Roman" w:hAnsi="Times New Roman" w:cs="Times New Roman"/>
          <w:color w:val="auto"/>
          <w:sz w:val="24"/>
          <w:szCs w:val="24"/>
          <w:rPrChange w:id="206" w:author="Eli Toffel" w:date="2025-04-18T23:55:00Z">
            <w:rPr>
              <w:rStyle w:val="Hyperlink"/>
              <w:rFonts w:ascii="Times New Roman" w:hAnsi="Times New Roman" w:cs="Times New Roman"/>
              <w:sz w:val="24"/>
              <w:szCs w:val="24"/>
            </w:rPr>
          </w:rPrChange>
        </w:rPr>
        <w:t>https://theroundup.org/environmentally-conscious-consumer-statistics/</w:t>
      </w:r>
      <w:r w:rsidR="006B3FCC" w:rsidRPr="00583453">
        <w:rPr>
          <w:rStyle w:val="Hyperlink"/>
          <w:rFonts w:ascii="Times New Roman" w:hAnsi="Times New Roman" w:cs="Times New Roman"/>
          <w:color w:val="auto"/>
          <w:sz w:val="24"/>
          <w:szCs w:val="24"/>
          <w:rPrChange w:id="207" w:author="Eli Toffel" w:date="2025-04-18T23:55:00Z">
            <w:rPr>
              <w:rStyle w:val="Hyperlink"/>
              <w:rFonts w:ascii="Times New Roman" w:hAnsi="Times New Roman" w:cs="Times New Roman"/>
              <w:sz w:val="24"/>
              <w:szCs w:val="24"/>
            </w:rPr>
          </w:rPrChange>
        </w:rPr>
        <w:fldChar w:fldCharType="end"/>
      </w:r>
      <w:r w:rsidRPr="00583453">
        <w:rPr>
          <w:rFonts w:ascii="Times New Roman" w:hAnsi="Times New Roman" w:cs="Times New Roman"/>
          <w:sz w:val="24"/>
          <w:szCs w:val="24"/>
          <w:rPrChange w:id="208" w:author="Eli Toffel" w:date="2025-04-18T23:55:00Z">
            <w:rPr>
              <w:rFonts w:ascii="Times New Roman" w:hAnsi="Times New Roman" w:cs="Times New Roman"/>
              <w:sz w:val="24"/>
              <w:szCs w:val="24"/>
            </w:rPr>
          </w:rPrChange>
        </w:rPr>
        <w:t>.</w:t>
      </w:r>
    </w:p>
    <w:p w14:paraId="5BF8A11F" w14:textId="2214D494" w:rsidR="003474DC" w:rsidRPr="006579DF" w:rsidRDefault="006579DF" w:rsidP="006579DF">
      <w:pPr>
        <w:spacing w:before="100" w:beforeAutospacing="1" w:after="100" w:afterAutospacing="1" w:line="480" w:lineRule="auto"/>
        <w:rPr>
          <w:rFonts w:ascii="Times New Roman" w:hAnsi="Times New Roman" w:cs="Times New Roman"/>
          <w:sz w:val="24"/>
          <w:szCs w:val="24"/>
        </w:rPr>
      </w:pPr>
      <w:proofErr w:type="spellStart"/>
      <w:r w:rsidRPr="00583453">
        <w:rPr>
          <w:rFonts w:ascii="Times New Roman" w:hAnsi="Times New Roman" w:cs="Times New Roman"/>
          <w:sz w:val="24"/>
          <w:szCs w:val="24"/>
          <w:rPrChange w:id="209" w:author="Eli Toffel" w:date="2025-04-18T23:55:00Z">
            <w:rPr>
              <w:rFonts w:ascii="Times New Roman" w:hAnsi="Times New Roman" w:cs="Times New Roman"/>
              <w:sz w:val="24"/>
              <w:szCs w:val="24"/>
            </w:rPr>
          </w:rPrChange>
        </w:rPr>
        <w:t>Xie</w:t>
      </w:r>
      <w:proofErr w:type="spellEnd"/>
      <w:r w:rsidRPr="00583453">
        <w:rPr>
          <w:rFonts w:ascii="Times New Roman" w:hAnsi="Times New Roman" w:cs="Times New Roman"/>
          <w:sz w:val="24"/>
          <w:szCs w:val="24"/>
          <w:rPrChange w:id="210" w:author="Eli Toffel" w:date="2025-04-18T23:55:00Z">
            <w:rPr>
              <w:rFonts w:ascii="Times New Roman" w:hAnsi="Times New Roman" w:cs="Times New Roman"/>
              <w:sz w:val="24"/>
              <w:szCs w:val="24"/>
            </w:rPr>
          </w:rPrChange>
        </w:rPr>
        <w:t xml:space="preserve">, Xinyi, </w:t>
      </w:r>
      <w:proofErr w:type="spellStart"/>
      <w:r w:rsidRPr="00583453">
        <w:rPr>
          <w:rFonts w:ascii="Times New Roman" w:hAnsi="Times New Roman" w:cs="Times New Roman"/>
          <w:sz w:val="24"/>
          <w:szCs w:val="24"/>
          <w:rPrChange w:id="211" w:author="Eli Toffel" w:date="2025-04-18T23:55:00Z">
            <w:rPr>
              <w:rFonts w:ascii="Times New Roman" w:hAnsi="Times New Roman" w:cs="Times New Roman"/>
              <w:sz w:val="24"/>
              <w:szCs w:val="24"/>
            </w:rPr>
          </w:rPrChange>
        </w:rPr>
        <w:t>Jianan</w:t>
      </w:r>
      <w:proofErr w:type="spellEnd"/>
      <w:r w:rsidRPr="00583453">
        <w:rPr>
          <w:rFonts w:ascii="Times New Roman" w:hAnsi="Times New Roman" w:cs="Times New Roman"/>
          <w:sz w:val="24"/>
          <w:szCs w:val="24"/>
          <w:rPrChange w:id="212" w:author="Eli Toffel" w:date="2025-04-18T23:55:00Z">
            <w:rPr>
              <w:rFonts w:ascii="Times New Roman" w:hAnsi="Times New Roman" w:cs="Times New Roman"/>
              <w:sz w:val="24"/>
              <w:szCs w:val="24"/>
            </w:rPr>
          </w:rPrChange>
        </w:rPr>
        <w:t xml:space="preserve"> Lu, Mao Li, and Jiang Dai. 2023. “Does Carbon Neutrality Commitment Enhance Firm Value?” Journal of Chinese Economic and Business Studies 21 (1): 49–83. doi:10.1080/14765284.2022.2161171.</w:t>
      </w:r>
      <w:r w:rsidR="00C31DB1" w:rsidRPr="007B6C73">
        <w:br/>
      </w:r>
      <w:r w:rsidR="00C31DB1" w:rsidRPr="007B6C73">
        <w:br/>
      </w:r>
    </w:p>
    <w:sectPr w:rsidR="003474DC" w:rsidRPr="006579DF" w:rsidSect="001C38A7">
      <w:footerReference w:type="default" r:id="rId28"/>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Kyle Coombs" w:date="2025-04-09T15:03:00Z" w:initials="KC">
    <w:p w14:paraId="3807C8A1" w14:textId="77777777" w:rsidR="0001508C" w:rsidRDefault="0001508C" w:rsidP="0001508C">
      <w:pPr>
        <w:pStyle w:val="CommentText"/>
      </w:pPr>
      <w:r>
        <w:rPr>
          <w:rStyle w:val="CommentReference"/>
        </w:rPr>
        <w:annotationRef/>
      </w:r>
      <w:r>
        <w:t xml:space="preserve">Can you motivate why you use these? </w:t>
      </w:r>
      <w:r>
        <w:br/>
      </w:r>
      <w:r>
        <w:br/>
        <w:t>“The baseline stock effects suggest companies take on some financial risks by making climate commitments, but this may mask some heterogeneity by type of commitment. For example, a TK commitment is much more disruptive to business activity than a TK commitment and stock price responses may capture that.” Replace TKs with relevant types of activities.</w:t>
      </w:r>
      <w:r>
        <w:br/>
      </w:r>
      <w:r>
        <w:br/>
        <w:t>Then follow with “I delve deeper”</w:t>
      </w:r>
    </w:p>
  </w:comment>
  <w:comment w:id="14" w:author="Kyle Coombs" w:date="2025-04-09T15:04:00Z" w:initials="KC">
    <w:p w14:paraId="1DA8AB3F" w14:textId="77777777" w:rsidR="0001508C" w:rsidRDefault="0001508C" w:rsidP="0001508C">
      <w:pPr>
        <w:pStyle w:val="CommentText"/>
      </w:pPr>
      <w:r>
        <w:rPr>
          <w:rStyle w:val="CommentReference"/>
        </w:rPr>
        <w:annotationRef/>
      </w:r>
      <w:r>
        <w:t xml:space="preserve">Feel free to axe the point estimates in the table below. The event studies are sufficient. A diff in diff with just a post indicator is a fine thing to add as a separate table – it’ll take up less space. </w:t>
      </w:r>
    </w:p>
  </w:comment>
  <w:comment w:id="15" w:author="Kyle Coombs" w:date="2025-04-09T15:07:00Z" w:initials="KC">
    <w:p w14:paraId="6ABE52CC" w14:textId="77777777" w:rsidR="0001508C" w:rsidRDefault="0001508C" w:rsidP="0001508C">
      <w:pPr>
        <w:pStyle w:val="CommentText"/>
      </w:pPr>
      <w:r>
        <w:rPr>
          <w:rStyle w:val="CommentReference"/>
        </w:rPr>
        <w:annotationRef/>
      </w:r>
      <w:r>
        <w:t>I note many figures have two dots without confidence intervals. Drop those – they’re just collinearity at work.</w:t>
      </w:r>
    </w:p>
  </w:comment>
  <w:comment w:id="16" w:author="Kyle Coombs" w:date="2025-04-09T15:06:00Z" w:initials="KC">
    <w:p w14:paraId="6CFF4F5E" w14:textId="77777777" w:rsidR="0001508C" w:rsidRDefault="0001508C" w:rsidP="0001508C">
      <w:pPr>
        <w:pStyle w:val="CommentText"/>
      </w:pPr>
      <w:r>
        <w:rPr>
          <w:rStyle w:val="CommentReference"/>
        </w:rPr>
        <w:annotationRef/>
      </w:r>
      <w:r>
        <w:t>Is this true? The point estimates are remarkably similar. I’d argue that there is not much difference here – especially given CI overlap.</w:t>
      </w:r>
    </w:p>
  </w:comment>
  <w:comment w:id="18" w:author="Kyle Coombs" w:date="2025-04-09T15:09:00Z" w:initials="KC">
    <w:p w14:paraId="1994BE30" w14:textId="77777777" w:rsidR="0001508C" w:rsidRDefault="0001508C" w:rsidP="0001508C">
      <w:pPr>
        <w:pStyle w:val="CommentText"/>
      </w:pPr>
      <w:r>
        <w:rPr>
          <w:rStyle w:val="CommentReference"/>
        </w:rPr>
        <w:annotationRef/>
      </w:r>
      <w:r>
        <w:t>Arguably even with parallel pretrends it is tough to justify that nothing else would have changed, so the lack of parallel trends is okay. The lack of significance is more critical – generally try to make sure you caveat as you name results. “A large, but imprecisely estimated increase in XYZ” is language that can work for that.</w:t>
      </w:r>
    </w:p>
  </w:comment>
  <w:comment w:id="32" w:author="Kyle Coombs" w:date="2025-04-09T15:07:00Z" w:initials="KC">
    <w:p w14:paraId="117E3493" w14:textId="77777777" w:rsidR="0001508C" w:rsidRDefault="0001508C" w:rsidP="0001508C">
      <w:pPr>
        <w:pStyle w:val="CommentText"/>
      </w:pPr>
      <w:r>
        <w:rPr>
          <w:rStyle w:val="CommentReference"/>
        </w:rPr>
        <w:annotationRef/>
      </w:r>
      <w:r>
        <w:t>Missing word?</w:t>
      </w:r>
    </w:p>
  </w:comment>
  <w:comment w:id="41" w:author="Kyle Coombs" w:date="2025-04-09T15:11:00Z" w:initials="KC">
    <w:p w14:paraId="31B3A014" w14:textId="77777777" w:rsidR="0001508C" w:rsidRDefault="0001508C" w:rsidP="0001508C">
      <w:pPr>
        <w:pStyle w:val="CommentText"/>
      </w:pPr>
      <w:r>
        <w:rPr>
          <w:rStyle w:val="CommentReference"/>
        </w:rPr>
        <w:annotationRef/>
      </w:r>
      <w:r>
        <w:t xml:space="preserve">At this point, I’d recommend two things: (1) tossing more things in the appendix and (2) prioritizing the most critical points to discuss from the results. Media is likely a mechanism here, so you can speak about it in those terms.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07C8A1" w15:done="1"/>
  <w15:commentEx w15:paraId="1DA8AB3F" w15:done="1"/>
  <w15:commentEx w15:paraId="6ABE52CC" w15:paraIdParent="1DA8AB3F" w15:done="1"/>
  <w15:commentEx w15:paraId="6CFF4F5E" w15:done="1"/>
  <w15:commentEx w15:paraId="1994BE30" w15:done="1"/>
  <w15:commentEx w15:paraId="117E3493" w15:done="1"/>
  <w15:commentEx w15:paraId="31B3A0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94951" w16cex:dateUtc="2025-04-09T19:03:00Z"/>
  <w16cex:commentExtensible w16cex:durableId="55F39C80" w16cex:dateUtc="2025-04-09T19:04:00Z"/>
  <w16cex:commentExtensible w16cex:durableId="52C18545" w16cex:dateUtc="2025-04-09T19:07:00Z"/>
  <w16cex:commentExtensible w16cex:durableId="5F8F3FD4" w16cex:dateUtc="2025-04-09T19:06:00Z"/>
  <w16cex:commentExtensible w16cex:durableId="3F3590EF" w16cex:dateUtc="2025-04-09T19:09:00Z"/>
  <w16cex:commentExtensible w16cex:durableId="2FD9E42D" w16cex:dateUtc="2025-04-09T19:07:00Z"/>
  <w16cex:commentExtensible w16cex:durableId="03370527" w16cex:dateUtc="2025-04-09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07C8A1" w16cid:durableId="2BA94951"/>
  <w16cid:commentId w16cid:paraId="1DA8AB3F" w16cid:durableId="55F39C80"/>
  <w16cid:commentId w16cid:paraId="6ABE52CC" w16cid:durableId="52C18545"/>
  <w16cid:commentId w16cid:paraId="6CFF4F5E" w16cid:durableId="5F8F3FD4"/>
  <w16cid:commentId w16cid:paraId="1994BE30" w16cid:durableId="3F3590EF"/>
  <w16cid:commentId w16cid:paraId="117E3493" w16cid:durableId="2FD9E42D"/>
  <w16cid:commentId w16cid:paraId="31B3A014" w16cid:durableId="033705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32192" w14:textId="77777777" w:rsidR="006B3FCC" w:rsidRDefault="006B3FCC" w:rsidP="001C38A7">
      <w:pPr>
        <w:spacing w:after="0" w:line="240" w:lineRule="auto"/>
      </w:pPr>
      <w:r>
        <w:separator/>
      </w:r>
    </w:p>
  </w:endnote>
  <w:endnote w:type="continuationSeparator" w:id="0">
    <w:p w14:paraId="68240EC1" w14:textId="77777777" w:rsidR="006B3FCC" w:rsidRDefault="006B3FCC" w:rsidP="001C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68405"/>
      <w:docPartObj>
        <w:docPartGallery w:val="Page Numbers (Bottom of Page)"/>
        <w:docPartUnique/>
      </w:docPartObj>
    </w:sdtPr>
    <w:sdtEndPr>
      <w:rPr>
        <w:noProof/>
      </w:rPr>
    </w:sdtEndPr>
    <w:sdtContent>
      <w:p w14:paraId="3DDFB62E" w14:textId="68AB11B3" w:rsidR="00791702" w:rsidRDefault="007917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0D2271" w14:textId="77777777" w:rsidR="00791702" w:rsidRDefault="00791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0982D" w14:textId="77777777" w:rsidR="006B3FCC" w:rsidRDefault="006B3FCC" w:rsidP="001C38A7">
      <w:pPr>
        <w:spacing w:after="0" w:line="240" w:lineRule="auto"/>
      </w:pPr>
      <w:r>
        <w:separator/>
      </w:r>
    </w:p>
  </w:footnote>
  <w:footnote w:type="continuationSeparator" w:id="0">
    <w:p w14:paraId="66C3444F" w14:textId="77777777" w:rsidR="006B3FCC" w:rsidRDefault="006B3FCC" w:rsidP="001C3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25C49"/>
    <w:multiLevelType w:val="hybridMultilevel"/>
    <w:tmpl w:val="5624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3660E2"/>
    <w:multiLevelType w:val="multilevel"/>
    <w:tmpl w:val="EF1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E74E3"/>
    <w:multiLevelType w:val="multilevel"/>
    <w:tmpl w:val="E1F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le Coombs">
    <w15:presenceInfo w15:providerId="Windows Live" w15:userId="b2c90007c92ea463"/>
  </w15:person>
  <w15:person w15:author="Eli Toffel">
    <w15:presenceInfo w15:providerId="AD" w15:userId="S::etoffel@bcis.bates.edu::28f32122-af38-4bb9-ae1d-329f27496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22"/>
    <w:rsid w:val="00007FDD"/>
    <w:rsid w:val="0001508C"/>
    <w:rsid w:val="00020DDA"/>
    <w:rsid w:val="00031507"/>
    <w:rsid w:val="00035343"/>
    <w:rsid w:val="0004164E"/>
    <w:rsid w:val="00047596"/>
    <w:rsid w:val="00060BF5"/>
    <w:rsid w:val="000618CD"/>
    <w:rsid w:val="00071A37"/>
    <w:rsid w:val="00082C48"/>
    <w:rsid w:val="00084740"/>
    <w:rsid w:val="000A32FE"/>
    <w:rsid w:val="000A35E1"/>
    <w:rsid w:val="000A6664"/>
    <w:rsid w:val="000A7314"/>
    <w:rsid w:val="000B17FF"/>
    <w:rsid w:val="000C03A8"/>
    <w:rsid w:val="000C6908"/>
    <w:rsid w:val="000E63BF"/>
    <w:rsid w:val="000F4F02"/>
    <w:rsid w:val="000F52EC"/>
    <w:rsid w:val="000F6E77"/>
    <w:rsid w:val="00103A36"/>
    <w:rsid w:val="0010464F"/>
    <w:rsid w:val="00105E61"/>
    <w:rsid w:val="00106A2E"/>
    <w:rsid w:val="00133820"/>
    <w:rsid w:val="00144367"/>
    <w:rsid w:val="0014678C"/>
    <w:rsid w:val="001528C4"/>
    <w:rsid w:val="00152D1E"/>
    <w:rsid w:val="00154DEB"/>
    <w:rsid w:val="00160CDB"/>
    <w:rsid w:val="00181B0A"/>
    <w:rsid w:val="00196EFB"/>
    <w:rsid w:val="001A0E2B"/>
    <w:rsid w:val="001A56F0"/>
    <w:rsid w:val="001B42B6"/>
    <w:rsid w:val="001C38A7"/>
    <w:rsid w:val="001C4098"/>
    <w:rsid w:val="001C4840"/>
    <w:rsid w:val="001C5BEC"/>
    <w:rsid w:val="001C6136"/>
    <w:rsid w:val="001C7688"/>
    <w:rsid w:val="001D5D67"/>
    <w:rsid w:val="001E32A5"/>
    <w:rsid w:val="00203CE8"/>
    <w:rsid w:val="00204833"/>
    <w:rsid w:val="00204E5B"/>
    <w:rsid w:val="00205A93"/>
    <w:rsid w:val="0021699D"/>
    <w:rsid w:val="00216C62"/>
    <w:rsid w:val="00224488"/>
    <w:rsid w:val="00227574"/>
    <w:rsid w:val="002314D9"/>
    <w:rsid w:val="002453E9"/>
    <w:rsid w:val="0024616F"/>
    <w:rsid w:val="00247D39"/>
    <w:rsid w:val="00254BA1"/>
    <w:rsid w:val="00263346"/>
    <w:rsid w:val="0027279D"/>
    <w:rsid w:val="002764BA"/>
    <w:rsid w:val="00283B05"/>
    <w:rsid w:val="00283CC3"/>
    <w:rsid w:val="00293995"/>
    <w:rsid w:val="002A347A"/>
    <w:rsid w:val="002A3744"/>
    <w:rsid w:val="002B2486"/>
    <w:rsid w:val="002B7256"/>
    <w:rsid w:val="002C5FBD"/>
    <w:rsid w:val="002C63EB"/>
    <w:rsid w:val="002D08C1"/>
    <w:rsid w:val="002E3A9E"/>
    <w:rsid w:val="002E4EC6"/>
    <w:rsid w:val="002E6430"/>
    <w:rsid w:val="002F2D31"/>
    <w:rsid w:val="0030627B"/>
    <w:rsid w:val="00307748"/>
    <w:rsid w:val="0031649C"/>
    <w:rsid w:val="003258A3"/>
    <w:rsid w:val="003474DC"/>
    <w:rsid w:val="003515B8"/>
    <w:rsid w:val="00352466"/>
    <w:rsid w:val="00371C24"/>
    <w:rsid w:val="003814E8"/>
    <w:rsid w:val="003848B7"/>
    <w:rsid w:val="0038693C"/>
    <w:rsid w:val="00386F82"/>
    <w:rsid w:val="00394DDF"/>
    <w:rsid w:val="003A0B1D"/>
    <w:rsid w:val="003A3E17"/>
    <w:rsid w:val="003B2FDE"/>
    <w:rsid w:val="003B6CCC"/>
    <w:rsid w:val="003C1EC8"/>
    <w:rsid w:val="003C3CF3"/>
    <w:rsid w:val="003E14D3"/>
    <w:rsid w:val="003E46FA"/>
    <w:rsid w:val="003E4780"/>
    <w:rsid w:val="003E4B90"/>
    <w:rsid w:val="0040133D"/>
    <w:rsid w:val="00402962"/>
    <w:rsid w:val="00402CED"/>
    <w:rsid w:val="00411337"/>
    <w:rsid w:val="00412FD1"/>
    <w:rsid w:val="00423B24"/>
    <w:rsid w:val="00431124"/>
    <w:rsid w:val="00432383"/>
    <w:rsid w:val="00435DC4"/>
    <w:rsid w:val="0043707E"/>
    <w:rsid w:val="004372B7"/>
    <w:rsid w:val="004518EF"/>
    <w:rsid w:val="004542DA"/>
    <w:rsid w:val="00462569"/>
    <w:rsid w:val="00466F46"/>
    <w:rsid w:val="0046773E"/>
    <w:rsid w:val="0047039C"/>
    <w:rsid w:val="00473D17"/>
    <w:rsid w:val="00475356"/>
    <w:rsid w:val="004952A4"/>
    <w:rsid w:val="00495CED"/>
    <w:rsid w:val="004B011E"/>
    <w:rsid w:val="004C37A8"/>
    <w:rsid w:val="004C4553"/>
    <w:rsid w:val="004C5DE9"/>
    <w:rsid w:val="004D1F08"/>
    <w:rsid w:val="004D3249"/>
    <w:rsid w:val="004E3212"/>
    <w:rsid w:val="004F6BCB"/>
    <w:rsid w:val="004F7D5D"/>
    <w:rsid w:val="00504E8F"/>
    <w:rsid w:val="00507D24"/>
    <w:rsid w:val="00513E58"/>
    <w:rsid w:val="00530904"/>
    <w:rsid w:val="005369B3"/>
    <w:rsid w:val="00542877"/>
    <w:rsid w:val="0054524F"/>
    <w:rsid w:val="005507DF"/>
    <w:rsid w:val="0055255C"/>
    <w:rsid w:val="005742C4"/>
    <w:rsid w:val="00581A4E"/>
    <w:rsid w:val="00583453"/>
    <w:rsid w:val="00584897"/>
    <w:rsid w:val="00586D88"/>
    <w:rsid w:val="00587F62"/>
    <w:rsid w:val="00593E60"/>
    <w:rsid w:val="00593E98"/>
    <w:rsid w:val="00594F3A"/>
    <w:rsid w:val="005B6B98"/>
    <w:rsid w:val="005D0EAB"/>
    <w:rsid w:val="005D4761"/>
    <w:rsid w:val="005D476F"/>
    <w:rsid w:val="005D652A"/>
    <w:rsid w:val="005E1AE9"/>
    <w:rsid w:val="005E2722"/>
    <w:rsid w:val="005F2368"/>
    <w:rsid w:val="005F4908"/>
    <w:rsid w:val="00603FDB"/>
    <w:rsid w:val="00616062"/>
    <w:rsid w:val="006473A5"/>
    <w:rsid w:val="006579DF"/>
    <w:rsid w:val="00676248"/>
    <w:rsid w:val="006811A7"/>
    <w:rsid w:val="0068403C"/>
    <w:rsid w:val="006843BB"/>
    <w:rsid w:val="00684ED9"/>
    <w:rsid w:val="00687DB4"/>
    <w:rsid w:val="00694520"/>
    <w:rsid w:val="006A1ACB"/>
    <w:rsid w:val="006A543D"/>
    <w:rsid w:val="006A7616"/>
    <w:rsid w:val="006B3FCC"/>
    <w:rsid w:val="006D3304"/>
    <w:rsid w:val="006D36EF"/>
    <w:rsid w:val="006E0C17"/>
    <w:rsid w:val="006E0FBA"/>
    <w:rsid w:val="006F1BFD"/>
    <w:rsid w:val="006F57A2"/>
    <w:rsid w:val="00702266"/>
    <w:rsid w:val="00704527"/>
    <w:rsid w:val="00710BFF"/>
    <w:rsid w:val="007238AF"/>
    <w:rsid w:val="007269B5"/>
    <w:rsid w:val="0073117E"/>
    <w:rsid w:val="00740CF6"/>
    <w:rsid w:val="00747C89"/>
    <w:rsid w:val="0075689D"/>
    <w:rsid w:val="00764231"/>
    <w:rsid w:val="00766420"/>
    <w:rsid w:val="0077182F"/>
    <w:rsid w:val="007728A0"/>
    <w:rsid w:val="00775103"/>
    <w:rsid w:val="00783930"/>
    <w:rsid w:val="007910DB"/>
    <w:rsid w:val="00791702"/>
    <w:rsid w:val="00794909"/>
    <w:rsid w:val="007A2A42"/>
    <w:rsid w:val="007B300A"/>
    <w:rsid w:val="007B300F"/>
    <w:rsid w:val="007B3BD6"/>
    <w:rsid w:val="007B6C73"/>
    <w:rsid w:val="007D49F9"/>
    <w:rsid w:val="007F2C0C"/>
    <w:rsid w:val="00801F6D"/>
    <w:rsid w:val="00802634"/>
    <w:rsid w:val="008101DC"/>
    <w:rsid w:val="00821E9F"/>
    <w:rsid w:val="00840936"/>
    <w:rsid w:val="0084548A"/>
    <w:rsid w:val="0086090D"/>
    <w:rsid w:val="00862B9B"/>
    <w:rsid w:val="00863FBA"/>
    <w:rsid w:val="008640B2"/>
    <w:rsid w:val="00866C4F"/>
    <w:rsid w:val="00871A83"/>
    <w:rsid w:val="00871C3B"/>
    <w:rsid w:val="008837B6"/>
    <w:rsid w:val="008870D9"/>
    <w:rsid w:val="00896965"/>
    <w:rsid w:val="00897DB1"/>
    <w:rsid w:val="008A2088"/>
    <w:rsid w:val="008B6AAB"/>
    <w:rsid w:val="008C06F2"/>
    <w:rsid w:val="008D2929"/>
    <w:rsid w:val="008E1D42"/>
    <w:rsid w:val="008F15EB"/>
    <w:rsid w:val="008F7408"/>
    <w:rsid w:val="009160C7"/>
    <w:rsid w:val="0092168B"/>
    <w:rsid w:val="009222F3"/>
    <w:rsid w:val="0093570D"/>
    <w:rsid w:val="00944A8D"/>
    <w:rsid w:val="00944DE7"/>
    <w:rsid w:val="009605DE"/>
    <w:rsid w:val="00974FCC"/>
    <w:rsid w:val="00975D69"/>
    <w:rsid w:val="00976C57"/>
    <w:rsid w:val="0098251A"/>
    <w:rsid w:val="0099590A"/>
    <w:rsid w:val="00997BA9"/>
    <w:rsid w:val="009C5971"/>
    <w:rsid w:val="009C7362"/>
    <w:rsid w:val="009D033F"/>
    <w:rsid w:val="009D12E0"/>
    <w:rsid w:val="009D526B"/>
    <w:rsid w:val="009E3572"/>
    <w:rsid w:val="009E4917"/>
    <w:rsid w:val="009E5FB3"/>
    <w:rsid w:val="009F2E3A"/>
    <w:rsid w:val="009F5719"/>
    <w:rsid w:val="00A03AAB"/>
    <w:rsid w:val="00A114D3"/>
    <w:rsid w:val="00A14692"/>
    <w:rsid w:val="00A21C00"/>
    <w:rsid w:val="00A34793"/>
    <w:rsid w:val="00A368C5"/>
    <w:rsid w:val="00A426AC"/>
    <w:rsid w:val="00A557FF"/>
    <w:rsid w:val="00A62381"/>
    <w:rsid w:val="00A625D5"/>
    <w:rsid w:val="00A8112C"/>
    <w:rsid w:val="00AA2FFF"/>
    <w:rsid w:val="00AA6562"/>
    <w:rsid w:val="00AB558F"/>
    <w:rsid w:val="00AB66C5"/>
    <w:rsid w:val="00AC00FF"/>
    <w:rsid w:val="00AC4289"/>
    <w:rsid w:val="00AC52BA"/>
    <w:rsid w:val="00AC5E42"/>
    <w:rsid w:val="00AE1609"/>
    <w:rsid w:val="00AE31CB"/>
    <w:rsid w:val="00AF3CB0"/>
    <w:rsid w:val="00AF6CD6"/>
    <w:rsid w:val="00B01B75"/>
    <w:rsid w:val="00B15817"/>
    <w:rsid w:val="00B20D20"/>
    <w:rsid w:val="00B26049"/>
    <w:rsid w:val="00B307FB"/>
    <w:rsid w:val="00B314D9"/>
    <w:rsid w:val="00B359E1"/>
    <w:rsid w:val="00B36CF9"/>
    <w:rsid w:val="00B47712"/>
    <w:rsid w:val="00B47821"/>
    <w:rsid w:val="00B645C2"/>
    <w:rsid w:val="00B706C8"/>
    <w:rsid w:val="00B7451A"/>
    <w:rsid w:val="00B74D31"/>
    <w:rsid w:val="00B7512E"/>
    <w:rsid w:val="00B7518D"/>
    <w:rsid w:val="00B75CC5"/>
    <w:rsid w:val="00B835C4"/>
    <w:rsid w:val="00B865FF"/>
    <w:rsid w:val="00BA2C05"/>
    <w:rsid w:val="00BA5C80"/>
    <w:rsid w:val="00BB6427"/>
    <w:rsid w:val="00BC5D55"/>
    <w:rsid w:val="00BD116C"/>
    <w:rsid w:val="00BD23BC"/>
    <w:rsid w:val="00BD34B5"/>
    <w:rsid w:val="00BF57F3"/>
    <w:rsid w:val="00C03556"/>
    <w:rsid w:val="00C0372C"/>
    <w:rsid w:val="00C03C38"/>
    <w:rsid w:val="00C05041"/>
    <w:rsid w:val="00C074DB"/>
    <w:rsid w:val="00C14B31"/>
    <w:rsid w:val="00C175E4"/>
    <w:rsid w:val="00C31DB1"/>
    <w:rsid w:val="00C3329B"/>
    <w:rsid w:val="00C406E8"/>
    <w:rsid w:val="00C50FAB"/>
    <w:rsid w:val="00C54814"/>
    <w:rsid w:val="00C6149E"/>
    <w:rsid w:val="00C654AA"/>
    <w:rsid w:val="00C7436C"/>
    <w:rsid w:val="00C80A8C"/>
    <w:rsid w:val="00C81725"/>
    <w:rsid w:val="00C84F97"/>
    <w:rsid w:val="00C92338"/>
    <w:rsid w:val="00CA4987"/>
    <w:rsid w:val="00CA7130"/>
    <w:rsid w:val="00CB1B93"/>
    <w:rsid w:val="00CB4FE7"/>
    <w:rsid w:val="00CC386B"/>
    <w:rsid w:val="00CC6DE2"/>
    <w:rsid w:val="00CD7CEC"/>
    <w:rsid w:val="00CF2260"/>
    <w:rsid w:val="00CF2C77"/>
    <w:rsid w:val="00D10787"/>
    <w:rsid w:val="00D12C2E"/>
    <w:rsid w:val="00D1528B"/>
    <w:rsid w:val="00D201C1"/>
    <w:rsid w:val="00D22570"/>
    <w:rsid w:val="00D2396C"/>
    <w:rsid w:val="00D25477"/>
    <w:rsid w:val="00D33CA4"/>
    <w:rsid w:val="00D43E2A"/>
    <w:rsid w:val="00D55566"/>
    <w:rsid w:val="00D55F51"/>
    <w:rsid w:val="00D61C86"/>
    <w:rsid w:val="00D63EAC"/>
    <w:rsid w:val="00D65436"/>
    <w:rsid w:val="00D673D4"/>
    <w:rsid w:val="00D72800"/>
    <w:rsid w:val="00D74535"/>
    <w:rsid w:val="00D821EC"/>
    <w:rsid w:val="00D8556A"/>
    <w:rsid w:val="00D879D4"/>
    <w:rsid w:val="00D87CCC"/>
    <w:rsid w:val="00D9139B"/>
    <w:rsid w:val="00D97D63"/>
    <w:rsid w:val="00DA2D96"/>
    <w:rsid w:val="00DA30CC"/>
    <w:rsid w:val="00DA5149"/>
    <w:rsid w:val="00DC2C89"/>
    <w:rsid w:val="00DC4B14"/>
    <w:rsid w:val="00DC634E"/>
    <w:rsid w:val="00DE6980"/>
    <w:rsid w:val="00E02627"/>
    <w:rsid w:val="00E130E5"/>
    <w:rsid w:val="00E26077"/>
    <w:rsid w:val="00E3217B"/>
    <w:rsid w:val="00E324AD"/>
    <w:rsid w:val="00E4424B"/>
    <w:rsid w:val="00E44E8D"/>
    <w:rsid w:val="00E51E33"/>
    <w:rsid w:val="00E60101"/>
    <w:rsid w:val="00E7575D"/>
    <w:rsid w:val="00E80767"/>
    <w:rsid w:val="00E85838"/>
    <w:rsid w:val="00EA1AF6"/>
    <w:rsid w:val="00EA2DBC"/>
    <w:rsid w:val="00EA5310"/>
    <w:rsid w:val="00EE3A86"/>
    <w:rsid w:val="00EF2D31"/>
    <w:rsid w:val="00EF3E0D"/>
    <w:rsid w:val="00EF4B5D"/>
    <w:rsid w:val="00F02768"/>
    <w:rsid w:val="00F07AA5"/>
    <w:rsid w:val="00F11EB7"/>
    <w:rsid w:val="00F230F7"/>
    <w:rsid w:val="00F41397"/>
    <w:rsid w:val="00F43541"/>
    <w:rsid w:val="00F44DDD"/>
    <w:rsid w:val="00F46505"/>
    <w:rsid w:val="00F53206"/>
    <w:rsid w:val="00F54D03"/>
    <w:rsid w:val="00F6036A"/>
    <w:rsid w:val="00F643B2"/>
    <w:rsid w:val="00F7034E"/>
    <w:rsid w:val="00F76D22"/>
    <w:rsid w:val="00F90427"/>
    <w:rsid w:val="00FA02F8"/>
    <w:rsid w:val="00FA2325"/>
    <w:rsid w:val="00FA36DA"/>
    <w:rsid w:val="00FA5967"/>
    <w:rsid w:val="00FB0BB4"/>
    <w:rsid w:val="00FB2515"/>
    <w:rsid w:val="00FC6273"/>
    <w:rsid w:val="00FD2F48"/>
    <w:rsid w:val="00FD30E4"/>
    <w:rsid w:val="00FE253C"/>
    <w:rsid w:val="00FF1F70"/>
    <w:rsid w:val="00FF4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AA720"/>
  <w15:chartTrackingRefBased/>
  <w15:docId w15:val="{90FD5470-B1B7-4034-8B71-DC932308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B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52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4F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F4F02"/>
  </w:style>
  <w:style w:type="paragraph" w:styleId="NoSpacing">
    <w:name w:val="No Spacing"/>
    <w:link w:val="NoSpacingChar"/>
    <w:uiPriority w:val="1"/>
    <w:qFormat/>
    <w:rsid w:val="0001508C"/>
    <w:pPr>
      <w:spacing w:after="0" w:line="240" w:lineRule="auto"/>
    </w:pPr>
    <w:rPr>
      <w:kern w:val="2"/>
      <w:sz w:val="24"/>
      <w:szCs w:val="24"/>
      <w14:ligatures w14:val="standardContextual"/>
    </w:rPr>
  </w:style>
  <w:style w:type="character" w:styleId="CommentReference">
    <w:name w:val="annotation reference"/>
    <w:basedOn w:val="DefaultParagraphFont"/>
    <w:uiPriority w:val="99"/>
    <w:semiHidden/>
    <w:unhideWhenUsed/>
    <w:rsid w:val="0001508C"/>
    <w:rPr>
      <w:sz w:val="16"/>
      <w:szCs w:val="16"/>
    </w:rPr>
  </w:style>
  <w:style w:type="paragraph" w:styleId="CommentText">
    <w:name w:val="annotation text"/>
    <w:basedOn w:val="Normal"/>
    <w:link w:val="CommentTextChar"/>
    <w:uiPriority w:val="99"/>
    <w:unhideWhenUsed/>
    <w:rsid w:val="0001508C"/>
    <w:pPr>
      <w:spacing w:after="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01508C"/>
    <w:rPr>
      <w:kern w:val="2"/>
      <w:sz w:val="20"/>
      <w:szCs w:val="20"/>
      <w14:ligatures w14:val="standardContextual"/>
    </w:rPr>
  </w:style>
  <w:style w:type="character" w:styleId="Strong">
    <w:name w:val="Strong"/>
    <w:basedOn w:val="DefaultParagraphFont"/>
    <w:uiPriority w:val="22"/>
    <w:qFormat/>
    <w:rsid w:val="004D1F08"/>
    <w:rPr>
      <w:b/>
      <w:bCs/>
    </w:rPr>
  </w:style>
  <w:style w:type="paragraph" w:styleId="Header">
    <w:name w:val="header"/>
    <w:basedOn w:val="Normal"/>
    <w:link w:val="HeaderChar"/>
    <w:uiPriority w:val="99"/>
    <w:unhideWhenUsed/>
    <w:rsid w:val="001C38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8A7"/>
  </w:style>
  <w:style w:type="paragraph" w:styleId="Footer">
    <w:name w:val="footer"/>
    <w:basedOn w:val="Normal"/>
    <w:link w:val="FooterChar"/>
    <w:uiPriority w:val="99"/>
    <w:unhideWhenUsed/>
    <w:rsid w:val="001C3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8A7"/>
  </w:style>
  <w:style w:type="character" w:customStyle="1" w:styleId="NoSpacingChar">
    <w:name w:val="No Spacing Char"/>
    <w:basedOn w:val="DefaultParagraphFont"/>
    <w:link w:val="NoSpacing"/>
    <w:uiPriority w:val="1"/>
    <w:rsid w:val="001C38A7"/>
    <w:rPr>
      <w:kern w:val="2"/>
      <w:sz w:val="24"/>
      <w:szCs w:val="24"/>
      <w14:ligatures w14:val="standardContextual"/>
    </w:rPr>
  </w:style>
  <w:style w:type="character" w:customStyle="1" w:styleId="Heading1Char">
    <w:name w:val="Heading 1 Char"/>
    <w:basedOn w:val="DefaultParagraphFont"/>
    <w:link w:val="Heading1"/>
    <w:uiPriority w:val="9"/>
    <w:rsid w:val="00C14B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14B31"/>
    <w:pPr>
      <w:outlineLvl w:val="9"/>
    </w:pPr>
  </w:style>
  <w:style w:type="character" w:customStyle="1" w:styleId="Heading2Char">
    <w:name w:val="Heading 2 Char"/>
    <w:basedOn w:val="DefaultParagraphFont"/>
    <w:link w:val="Heading2"/>
    <w:uiPriority w:val="9"/>
    <w:rsid w:val="00D1528B"/>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D1528B"/>
    <w:pPr>
      <w:spacing w:after="100"/>
    </w:pPr>
  </w:style>
  <w:style w:type="character" w:styleId="Hyperlink">
    <w:name w:val="Hyperlink"/>
    <w:basedOn w:val="DefaultParagraphFont"/>
    <w:uiPriority w:val="99"/>
    <w:unhideWhenUsed/>
    <w:rsid w:val="00D1528B"/>
    <w:rPr>
      <w:color w:val="0563C1" w:themeColor="hyperlink"/>
      <w:u w:val="single"/>
    </w:rPr>
  </w:style>
  <w:style w:type="paragraph" w:styleId="TOC2">
    <w:name w:val="toc 2"/>
    <w:basedOn w:val="Normal"/>
    <w:next w:val="Normal"/>
    <w:autoRedefine/>
    <w:uiPriority w:val="39"/>
    <w:unhideWhenUsed/>
    <w:rsid w:val="00CD7CEC"/>
    <w:pPr>
      <w:spacing w:after="100"/>
      <w:ind w:left="220"/>
    </w:pPr>
  </w:style>
  <w:style w:type="paragraph" w:styleId="ListParagraph">
    <w:name w:val="List Paragraph"/>
    <w:basedOn w:val="Normal"/>
    <w:uiPriority w:val="34"/>
    <w:qFormat/>
    <w:rsid w:val="00CB4FE7"/>
    <w:pPr>
      <w:ind w:left="720"/>
      <w:contextualSpacing/>
    </w:pPr>
  </w:style>
  <w:style w:type="character" w:styleId="Emphasis">
    <w:name w:val="Emphasis"/>
    <w:basedOn w:val="DefaultParagraphFont"/>
    <w:uiPriority w:val="20"/>
    <w:qFormat/>
    <w:rsid w:val="00E601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399951">
      <w:bodyDiv w:val="1"/>
      <w:marLeft w:val="0"/>
      <w:marRight w:val="0"/>
      <w:marTop w:val="0"/>
      <w:marBottom w:val="0"/>
      <w:divBdr>
        <w:top w:val="none" w:sz="0" w:space="0" w:color="auto"/>
        <w:left w:val="none" w:sz="0" w:space="0" w:color="auto"/>
        <w:bottom w:val="none" w:sz="0" w:space="0" w:color="auto"/>
        <w:right w:val="none" w:sz="0" w:space="0" w:color="auto"/>
      </w:divBdr>
    </w:div>
    <w:div w:id="819737097">
      <w:bodyDiv w:val="1"/>
      <w:marLeft w:val="0"/>
      <w:marRight w:val="0"/>
      <w:marTop w:val="0"/>
      <w:marBottom w:val="0"/>
      <w:divBdr>
        <w:top w:val="none" w:sz="0" w:space="0" w:color="auto"/>
        <w:left w:val="none" w:sz="0" w:space="0" w:color="auto"/>
        <w:bottom w:val="none" w:sz="0" w:space="0" w:color="auto"/>
        <w:right w:val="none" w:sz="0" w:space="0" w:color="auto"/>
      </w:divBdr>
    </w:div>
    <w:div w:id="1584144760">
      <w:bodyDiv w:val="1"/>
      <w:marLeft w:val="0"/>
      <w:marRight w:val="0"/>
      <w:marTop w:val="0"/>
      <w:marBottom w:val="0"/>
      <w:divBdr>
        <w:top w:val="none" w:sz="0" w:space="0" w:color="auto"/>
        <w:left w:val="none" w:sz="0" w:space="0" w:color="auto"/>
        <w:bottom w:val="none" w:sz="0" w:space="0" w:color="auto"/>
        <w:right w:val="none" w:sz="0" w:space="0" w:color="auto"/>
      </w:divBdr>
    </w:div>
    <w:div w:id="1597983403">
      <w:bodyDiv w:val="1"/>
      <w:marLeft w:val="0"/>
      <w:marRight w:val="0"/>
      <w:marTop w:val="0"/>
      <w:marBottom w:val="0"/>
      <w:divBdr>
        <w:top w:val="none" w:sz="0" w:space="0" w:color="auto"/>
        <w:left w:val="none" w:sz="0" w:space="0" w:color="auto"/>
        <w:bottom w:val="none" w:sz="0" w:space="0" w:color="auto"/>
        <w:right w:val="none" w:sz="0" w:space="0" w:color="auto"/>
      </w:divBdr>
    </w:div>
    <w:div w:id="1598245865">
      <w:bodyDiv w:val="1"/>
      <w:marLeft w:val="0"/>
      <w:marRight w:val="0"/>
      <w:marTop w:val="0"/>
      <w:marBottom w:val="0"/>
      <w:divBdr>
        <w:top w:val="none" w:sz="0" w:space="0" w:color="auto"/>
        <w:left w:val="none" w:sz="0" w:space="0" w:color="auto"/>
        <w:bottom w:val="none" w:sz="0" w:space="0" w:color="auto"/>
        <w:right w:val="none" w:sz="0" w:space="0" w:color="auto"/>
      </w:divBdr>
    </w:div>
    <w:div w:id="193300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jpeg"/><Relationship Id="rId17" Type="http://schemas.microsoft.com/office/2018/08/relationships/commentsExtensible" Target="commentsExtensible.xml"/><Relationship Id="rId25" Type="http://schemas.openxmlformats.org/officeDocument/2006/relationships/image" Target="media/image13.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6A4D84-0E8C-42A9-A0F6-77E88C5E0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28</Pages>
  <Words>5646</Words>
  <Characters>32129</Characters>
  <Application>Microsoft Office Word</Application>
  <DocSecurity>0</DocSecurity>
  <Lines>535</Lines>
  <Paragraphs>162</Paragraphs>
  <ScaleCrop>false</ScaleCrop>
  <HeadingPairs>
    <vt:vector size="2" baseType="variant">
      <vt:variant>
        <vt:lpstr>Title</vt:lpstr>
      </vt:variant>
      <vt:variant>
        <vt:i4>1</vt:i4>
      </vt:variant>
    </vt:vector>
  </HeadingPairs>
  <TitlesOfParts>
    <vt:vector size="1" baseType="lpstr">
      <vt:lpstr>Praise or Panic? Investor Reactions to Corporate Carbon Neutral Pledges</vt:lpstr>
    </vt:vector>
  </TitlesOfParts>
  <Company/>
  <LinksUpToDate>false</LinksUpToDate>
  <CharactersWithSpaces>37613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Praise or Panic? Investor Reactions to Corporate Carbon Neutral Pledges</dc:title>
  <dc:subject>Economics Thesis</dc:subject>
  <dc:creator>Eli Toffel</dc:creator>
  <cp:keywords/>
  <dc:description/>
  <cp:lastModifiedBy>Eli Toffel</cp:lastModifiedBy>
  <cp:revision>394</cp:revision>
  <cp:lastPrinted>2025-04-17T06:07:00Z</cp:lastPrinted>
  <dcterms:created xsi:type="dcterms:W3CDTF">2025-04-16T04:28:00Z</dcterms:created>
  <dcterms:modified xsi:type="dcterms:W3CDTF">2025-04-19T03:55:00Z</dcterms:modified>
</cp:coreProperties>
</file>